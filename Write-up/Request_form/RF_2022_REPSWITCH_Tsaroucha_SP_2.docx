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54726676" w:rsidR="005C02A5" w:rsidRPr="003A47DD" w:rsidRDefault="006E115A" w:rsidP="004643E5">
            <w:pPr>
              <w:spacing w:after="0" w:line="240" w:lineRule="auto"/>
            </w:pPr>
            <w:r>
              <w:t>REPSWITCH</w:t>
            </w:r>
          </w:p>
        </w:tc>
      </w:tr>
      <w:tr w:rsidR="006F58D1" w:rsidRPr="003A47DD" w14:paraId="7087D294" w14:textId="77777777" w:rsidTr="006F58D1">
        <w:tc>
          <w:tcPr>
            <w:tcW w:w="3227" w:type="dxa"/>
            <w:shd w:val="clear" w:color="auto" w:fill="D9D9D9"/>
          </w:tcPr>
          <w:p w14:paraId="10A86B80" w14:textId="77777777" w:rsidR="006F58D1" w:rsidRPr="003A47DD" w:rsidRDefault="00B909AE" w:rsidP="004643E5">
            <w:pPr>
              <w:spacing w:after="0" w:line="240" w:lineRule="auto"/>
              <w:rPr>
                <w:lang w:val="es-ES_tradnl"/>
              </w:rPr>
            </w:pPr>
            <w:r w:rsidRPr="003A47DD">
              <w:rPr>
                <w:lang w:val="es-ES_tradnl"/>
              </w:rPr>
              <w:t>EXPERIMENT EXTENDED NAME</w:t>
            </w:r>
          </w:p>
        </w:tc>
        <w:tc>
          <w:tcPr>
            <w:tcW w:w="7069" w:type="dxa"/>
          </w:tcPr>
          <w:p w14:paraId="2830BB22" w14:textId="05B43EDB" w:rsidR="006F58D1" w:rsidRPr="00322BCD" w:rsidRDefault="001C3912" w:rsidP="004643E5">
            <w:pPr>
              <w:spacing w:after="0" w:line="240" w:lineRule="auto"/>
            </w:pPr>
            <w:r w:rsidRPr="00322BCD">
              <w:t xml:space="preserve">Switching response modalities </w:t>
            </w:r>
            <w:r w:rsidR="006E115A" w:rsidRPr="00322BCD">
              <w:t>in picture naming</w:t>
            </w:r>
          </w:p>
        </w:tc>
      </w:tr>
      <w:tr w:rsidR="008F16A8" w:rsidRPr="003A47DD" w14:paraId="1507B1E4" w14:textId="77777777" w:rsidTr="006F58D1">
        <w:tc>
          <w:tcPr>
            <w:tcW w:w="3227" w:type="dxa"/>
            <w:shd w:val="clear" w:color="auto" w:fill="D9D9D9"/>
          </w:tcPr>
          <w:p w14:paraId="25A65FB1" w14:textId="77777777" w:rsidR="005C02A5" w:rsidRPr="003A47DD" w:rsidRDefault="008B7A09" w:rsidP="004643E5">
            <w:pPr>
              <w:spacing w:after="0" w:line="240" w:lineRule="auto"/>
              <w:rPr>
                <w:lang w:val="es-ES_tradnl"/>
              </w:rPr>
            </w:pPr>
            <w:r w:rsidRPr="003A47DD">
              <w:rPr>
                <w:lang w:val="es-ES_tradnl"/>
              </w:rPr>
              <w:t>SUBMITTER</w:t>
            </w:r>
          </w:p>
        </w:tc>
        <w:tc>
          <w:tcPr>
            <w:tcW w:w="7069" w:type="dxa"/>
          </w:tcPr>
          <w:p w14:paraId="7AB1E0BD" w14:textId="24CBB9A7" w:rsidR="005C02A5" w:rsidRPr="003A47DD" w:rsidRDefault="003B4B46" w:rsidP="004643E5">
            <w:pPr>
              <w:spacing w:after="0" w:line="240" w:lineRule="auto"/>
              <w:rPr>
                <w:lang w:val="es-ES_tradnl"/>
              </w:rPr>
            </w:pPr>
            <w:r>
              <w:rPr>
                <w:lang w:val="es-ES_tradnl"/>
              </w:rPr>
              <w:t>Aikaterini Tsaroucha</w:t>
            </w:r>
          </w:p>
        </w:tc>
      </w:tr>
      <w:tr w:rsidR="008F16A8" w:rsidRPr="003A47DD" w14:paraId="3CE42310" w14:textId="77777777" w:rsidTr="006F58D1">
        <w:tc>
          <w:tcPr>
            <w:tcW w:w="3227" w:type="dxa"/>
            <w:shd w:val="clear" w:color="auto" w:fill="D9D9D9"/>
          </w:tcPr>
          <w:p w14:paraId="63403BC9" w14:textId="77777777" w:rsidR="005C02A5" w:rsidRPr="003A47DD" w:rsidRDefault="00B909AE" w:rsidP="004643E5">
            <w:pPr>
              <w:spacing w:after="0" w:line="240" w:lineRule="auto"/>
              <w:rPr>
                <w:lang w:val="es-ES_tradnl"/>
              </w:rPr>
            </w:pPr>
            <w:r w:rsidRPr="003A47DD">
              <w:rPr>
                <w:lang w:val="es-ES_tradnl"/>
              </w:rPr>
              <w:t>OTHER RESEARCHERS INVOLVED</w:t>
            </w:r>
          </w:p>
        </w:tc>
        <w:tc>
          <w:tcPr>
            <w:tcW w:w="7069" w:type="dxa"/>
          </w:tcPr>
          <w:p w14:paraId="3242848F" w14:textId="536763E3" w:rsidR="005C02A5" w:rsidRPr="003A47DD" w:rsidRDefault="003B4B46" w:rsidP="004643E5">
            <w:pPr>
              <w:spacing w:after="0" w:line="240" w:lineRule="auto"/>
              <w:rPr>
                <w:lang w:val="es-ES_tradnl"/>
              </w:rPr>
            </w:pPr>
            <w:r>
              <w:rPr>
                <w:lang w:val="es-ES_tradnl"/>
              </w:rPr>
              <w:t xml:space="preserve">Clara Martin, Svetlana </w:t>
            </w:r>
            <w:proofErr w:type="spellStart"/>
            <w:r>
              <w:rPr>
                <w:lang w:val="es-ES_tradnl"/>
              </w:rPr>
              <w:t>Pinet</w:t>
            </w:r>
            <w:proofErr w:type="spellEnd"/>
          </w:p>
        </w:tc>
      </w:tr>
      <w:tr w:rsidR="008F16A8" w:rsidRPr="003A47DD" w14:paraId="5476D3A2" w14:textId="77777777" w:rsidTr="006F58D1">
        <w:tc>
          <w:tcPr>
            <w:tcW w:w="3227" w:type="dxa"/>
            <w:shd w:val="clear" w:color="auto" w:fill="D9D9D9"/>
          </w:tcPr>
          <w:p w14:paraId="1721F0BC" w14:textId="77777777" w:rsidR="008B7A09" w:rsidRPr="003A47DD" w:rsidRDefault="008B7A09" w:rsidP="004643E5">
            <w:pPr>
              <w:spacing w:after="0" w:line="240" w:lineRule="auto"/>
              <w:rPr>
                <w:lang w:val="es-ES_tradnl"/>
              </w:rPr>
            </w:pPr>
            <w:r w:rsidRPr="003A47DD">
              <w:rPr>
                <w:lang w:val="es-ES_tradnl"/>
              </w:rPr>
              <w:t>DATE OF SUBMISSION</w:t>
            </w:r>
          </w:p>
        </w:tc>
        <w:tc>
          <w:tcPr>
            <w:tcW w:w="7069" w:type="dxa"/>
          </w:tcPr>
          <w:p w14:paraId="0C1D208F" w14:textId="77777777" w:rsidR="005C02A5" w:rsidRPr="003A47DD" w:rsidRDefault="005C02A5" w:rsidP="004643E5">
            <w:pPr>
              <w:spacing w:after="0" w:line="240" w:lineRule="auto"/>
              <w:rPr>
                <w:lang w:val="es-ES_tradnl"/>
              </w:rPr>
            </w:pPr>
          </w:p>
        </w:tc>
      </w:tr>
      <w:tr w:rsidR="009203EF" w:rsidRPr="003A47DD" w14:paraId="4A528CC1" w14:textId="77777777" w:rsidTr="00056182">
        <w:tc>
          <w:tcPr>
            <w:tcW w:w="3227" w:type="dxa"/>
            <w:shd w:val="clear" w:color="auto" w:fill="D9D9D9"/>
          </w:tcPr>
          <w:p w14:paraId="6DA1C4D7" w14:textId="77777777" w:rsidR="009203EF" w:rsidRPr="003A47DD" w:rsidRDefault="00B909AE" w:rsidP="00056182">
            <w:pPr>
              <w:spacing w:after="0" w:line="240" w:lineRule="auto"/>
              <w:rPr>
                <w:lang w:val="es-ES_tradnl"/>
              </w:rPr>
            </w:pPr>
            <w:r w:rsidRPr="003A47DD">
              <w:rPr>
                <w:lang w:val="es-ES_tradnl"/>
              </w:rPr>
              <w:t>REQUEST TYPE</w:t>
            </w:r>
          </w:p>
        </w:tc>
        <w:tc>
          <w:tcPr>
            <w:tcW w:w="7069" w:type="dxa"/>
          </w:tcPr>
          <w:p w14:paraId="720967E2" w14:textId="77777777" w:rsidR="009203EF" w:rsidRPr="003A47DD" w:rsidRDefault="009203EF" w:rsidP="00056182">
            <w:pPr>
              <w:spacing w:after="0" w:line="240" w:lineRule="auto"/>
            </w:pPr>
            <w:r w:rsidRPr="003B4B46">
              <w:rPr>
                <w:highlight w:val="black"/>
              </w:rPr>
              <w:t>□</w:t>
            </w:r>
            <w:r w:rsidRPr="003A47DD">
              <w:t xml:space="preserve"> Real experiment      </w:t>
            </w:r>
          </w:p>
          <w:p w14:paraId="6DE34C00" w14:textId="77777777" w:rsidR="009203EF" w:rsidRPr="003A47DD" w:rsidRDefault="009203EF" w:rsidP="00056182">
            <w:pPr>
              <w:spacing w:after="0" w:line="240" w:lineRule="auto"/>
            </w:pPr>
            <w:r w:rsidRPr="003A47DD">
              <w:t xml:space="preserve">□ </w:t>
            </w:r>
            <w:r w:rsidR="0010708B" w:rsidRPr="003A47DD">
              <w:t xml:space="preserve">Pilot (more than 5 subjects) </w:t>
            </w:r>
          </w:p>
          <w:p w14:paraId="43E7826D" w14:textId="77777777" w:rsidR="009203EF" w:rsidRPr="003A47DD" w:rsidRDefault="009203EF" w:rsidP="00056182">
            <w:pPr>
              <w:spacing w:after="0" w:line="240" w:lineRule="auto"/>
            </w:pPr>
            <w:r w:rsidRPr="003A47DD">
              <w:t xml:space="preserve">□ </w:t>
            </w:r>
            <w:r w:rsidR="0010708B" w:rsidRPr="003A47DD">
              <w:t xml:space="preserve">Normative or survey </w:t>
            </w:r>
          </w:p>
          <w:p w14:paraId="23837521" w14:textId="77777777" w:rsidR="006B3213" w:rsidRPr="003A47DD" w:rsidRDefault="0010708B" w:rsidP="0010708B">
            <w:pPr>
              <w:spacing w:after="0" w:line="240" w:lineRule="auto"/>
            </w:pPr>
            <w:r w:rsidRPr="003A47DD">
              <w:t xml:space="preserve">□ </w:t>
            </w:r>
            <w:r w:rsidR="0016119E" w:rsidRPr="003A47DD">
              <w:t>Follow-up study</w:t>
            </w:r>
            <w:r w:rsidR="00D555D8" w:rsidRPr="003A47DD">
              <w:t xml:space="preserve">: </w:t>
            </w:r>
            <w:r w:rsidR="00596918" w:rsidRPr="003A47DD">
              <w:t xml:space="preserve">                                </w:t>
            </w:r>
          </w:p>
          <w:p w14:paraId="05312B30" w14:textId="77777777" w:rsidR="00AD7578" w:rsidRPr="003A47DD" w:rsidRDefault="00596918" w:rsidP="00056182">
            <w:pPr>
              <w:spacing w:after="0" w:line="240" w:lineRule="auto"/>
              <w:rPr>
                <w:sz w:val="20"/>
              </w:rPr>
            </w:pPr>
            <w:r w:rsidRPr="003A47DD">
              <w:t xml:space="preserve"> </w:t>
            </w:r>
            <w:r w:rsidRPr="003A47DD">
              <w:rPr>
                <w:sz w:val="20"/>
              </w:rPr>
              <w:t>Name</w:t>
            </w:r>
            <w:r w:rsidR="0016119E" w:rsidRPr="003A47DD">
              <w:rPr>
                <w:sz w:val="20"/>
              </w:rPr>
              <w:t xml:space="preserve"> of previous study</w:t>
            </w:r>
            <w:r w:rsidRPr="003A47DD">
              <w:rPr>
                <w:sz w:val="20"/>
              </w:rPr>
              <w:t xml:space="preserve">: ______________ </w:t>
            </w:r>
            <w:r w:rsidR="006B3213" w:rsidRPr="003A47DD">
              <w:rPr>
                <w:sz w:val="20"/>
              </w:rPr>
              <w:t xml:space="preserve">Ticket </w:t>
            </w:r>
            <w:r w:rsidRPr="003A47DD">
              <w:rPr>
                <w:sz w:val="20"/>
              </w:rPr>
              <w:t>Number: ______________</w:t>
            </w:r>
          </w:p>
        </w:tc>
      </w:tr>
      <w:tr w:rsidR="006F58D1" w:rsidRPr="003A47DD" w14:paraId="36D4836A" w14:textId="77777777" w:rsidTr="006F58D1">
        <w:tc>
          <w:tcPr>
            <w:tcW w:w="3227" w:type="dxa"/>
            <w:shd w:val="clear" w:color="auto" w:fill="D9D9D9"/>
          </w:tcPr>
          <w:p w14:paraId="5BEEAA6B" w14:textId="77777777" w:rsidR="006F58D1" w:rsidRPr="003A47DD" w:rsidRDefault="005E12AA" w:rsidP="004643E5">
            <w:pPr>
              <w:spacing w:after="0" w:line="240" w:lineRule="auto"/>
              <w:rPr>
                <w:lang w:val="es-ES_tradnl"/>
              </w:rPr>
            </w:pPr>
            <w:r w:rsidRPr="003A47DD">
              <w:rPr>
                <w:lang w:val="es-ES_tradnl"/>
              </w:rPr>
              <w:t>LOCATIO</w:t>
            </w:r>
            <w:r w:rsidR="00B909AE" w:rsidRPr="003A47DD">
              <w:rPr>
                <w:lang w:val="es-ES_tradnl"/>
              </w:rPr>
              <w:t>N</w:t>
            </w:r>
          </w:p>
        </w:tc>
        <w:tc>
          <w:tcPr>
            <w:tcW w:w="7069" w:type="dxa"/>
          </w:tcPr>
          <w:p w14:paraId="6E0CB0B2" w14:textId="77777777" w:rsidR="006F58D1" w:rsidRPr="003A47DD" w:rsidRDefault="006F58D1" w:rsidP="006F58D1">
            <w:pPr>
              <w:spacing w:after="0" w:line="240" w:lineRule="auto"/>
            </w:pPr>
            <w:r w:rsidRPr="003A47DD">
              <w:t xml:space="preserve">□ MIRAMON      </w:t>
            </w:r>
            <w:r w:rsidRPr="003B4B46">
              <w:rPr>
                <w:highlight w:val="black"/>
              </w:rPr>
              <w:t>□</w:t>
            </w:r>
            <w:r w:rsidRPr="003A47DD">
              <w:t xml:space="preserve"> KORTA     □ </w:t>
            </w:r>
            <w:r w:rsidR="008B7A09" w:rsidRPr="003A47DD">
              <w:t>MURCIA*</w:t>
            </w:r>
            <w:r w:rsidRPr="003A47DD">
              <w:t xml:space="preserve">         </w:t>
            </w:r>
            <w:r w:rsidR="006D0A0E" w:rsidRPr="003A47DD">
              <w:t>□ ONLINE</w:t>
            </w:r>
          </w:p>
          <w:p w14:paraId="77E39718" w14:textId="77777777" w:rsidR="006F58D1" w:rsidRPr="003A47DD" w:rsidRDefault="00EF6882" w:rsidP="006F58D1">
            <w:pPr>
              <w:spacing w:after="0" w:line="240" w:lineRule="auto"/>
            </w:pPr>
            <w:r w:rsidRPr="003A47DD">
              <w:t>□ OTHER: _____________</w:t>
            </w:r>
            <w:r w:rsidR="005D4634" w:rsidRPr="003A47DD">
              <w:t xml:space="preserve">  </w:t>
            </w:r>
            <w:r w:rsidRPr="003A47DD">
              <w:t xml:space="preserve"> □ MULTIPLE LOCATIONS: ______________</w:t>
            </w:r>
            <w:r w:rsidR="005D4634" w:rsidRPr="003A47DD">
              <w:t xml:space="preserve">   </w:t>
            </w:r>
          </w:p>
          <w:p w14:paraId="71286C6D" w14:textId="77777777" w:rsidR="008B7A09" w:rsidRPr="003A47DD" w:rsidRDefault="008B7A09" w:rsidP="006F58D1">
            <w:pPr>
              <w:spacing w:after="0" w:line="240" w:lineRule="auto"/>
              <w:rPr>
                <w:sz w:val="16"/>
                <w:szCs w:val="16"/>
              </w:rPr>
            </w:pPr>
            <w:r w:rsidRPr="003A47DD">
              <w:rPr>
                <w:sz w:val="16"/>
                <w:szCs w:val="16"/>
              </w:rPr>
              <w:t xml:space="preserve">* </w:t>
            </w:r>
            <w:r w:rsidR="00457772" w:rsidRPr="003A47DD">
              <w:rPr>
                <w:sz w:val="16"/>
                <w:szCs w:val="16"/>
              </w:rPr>
              <w:t xml:space="preserve">For this laboratory, </w:t>
            </w:r>
            <w:r w:rsidR="004D5718" w:rsidRPr="003A47DD">
              <w:rPr>
                <w:sz w:val="16"/>
                <w:szCs w:val="16"/>
              </w:rPr>
              <w:t>it is necessary to fill</w:t>
            </w:r>
            <w:r w:rsidR="000C2F5A" w:rsidRPr="003A47DD">
              <w:rPr>
                <w:sz w:val="16"/>
                <w:szCs w:val="16"/>
              </w:rPr>
              <w:t xml:space="preserve"> in</w:t>
            </w:r>
            <w:r w:rsidR="004D5718" w:rsidRPr="003A47DD">
              <w:rPr>
                <w:sz w:val="16"/>
                <w:szCs w:val="16"/>
              </w:rPr>
              <w:t xml:space="preserve"> the corresponding annex at the end of this document.</w:t>
            </w:r>
          </w:p>
        </w:tc>
      </w:tr>
      <w:tr w:rsidR="00F57019" w:rsidRPr="003A47DD" w14:paraId="5162FA84" w14:textId="77777777" w:rsidTr="006F58D1">
        <w:tc>
          <w:tcPr>
            <w:tcW w:w="3227" w:type="dxa"/>
            <w:shd w:val="clear" w:color="auto" w:fill="D9D9D9"/>
          </w:tcPr>
          <w:p w14:paraId="11C2500E" w14:textId="77777777" w:rsidR="00F57019" w:rsidRPr="003A47DD" w:rsidRDefault="00F57019" w:rsidP="004643E5">
            <w:pPr>
              <w:spacing w:after="0" w:line="240" w:lineRule="auto"/>
              <w:rPr>
                <w:lang w:val="es-ES_tradnl"/>
              </w:rPr>
            </w:pPr>
            <w:r w:rsidRPr="003A47DD">
              <w:rPr>
                <w:lang w:val="es-ES_tradnl"/>
              </w:rPr>
              <w:t>TEC</w:t>
            </w:r>
            <w:r w:rsidR="00B909AE" w:rsidRPr="003A47DD">
              <w:rPr>
                <w:lang w:val="es-ES_tradnl"/>
              </w:rPr>
              <w:t>HNIQUE</w:t>
            </w:r>
          </w:p>
        </w:tc>
        <w:tc>
          <w:tcPr>
            <w:tcW w:w="7069" w:type="dxa"/>
          </w:tcPr>
          <w:p w14:paraId="6685D4B1" w14:textId="77777777" w:rsidR="00F57019" w:rsidRPr="003A47DD" w:rsidRDefault="00C75750" w:rsidP="004643E5">
            <w:pPr>
              <w:spacing w:after="0" w:line="240" w:lineRule="auto"/>
            </w:pPr>
            <w:r w:rsidRPr="003B4B46">
              <w:rPr>
                <w:highlight w:val="black"/>
              </w:rPr>
              <w:t>□</w:t>
            </w:r>
            <w:r w:rsidRPr="003A47DD">
              <w:t xml:space="preserve"> Behavioral</w:t>
            </w:r>
            <w:r w:rsidR="00367C05" w:rsidRPr="003A47DD">
              <w:t xml:space="preserve">      </w:t>
            </w:r>
            <w:r w:rsidR="001F2E02" w:rsidRPr="003A47DD">
              <w:t xml:space="preserve">     □ Questionnaires/</w:t>
            </w:r>
            <w:r w:rsidR="006D0A0E" w:rsidRPr="003A47DD">
              <w:t>S</w:t>
            </w:r>
            <w:r w:rsidR="001F2E02" w:rsidRPr="003A47DD">
              <w:t>urvey</w:t>
            </w:r>
            <w:r w:rsidR="00367C05" w:rsidRPr="003A47DD">
              <w:t>/Normative</w:t>
            </w:r>
            <w:r w:rsidR="00FB4D64" w:rsidRPr="003A47DD">
              <w:t>*</w:t>
            </w:r>
            <w:r w:rsidR="00367C05" w:rsidRPr="003A47DD">
              <w:t xml:space="preserve"> </w:t>
            </w:r>
            <w:r w:rsidR="00367C05" w:rsidRPr="003A47DD">
              <w:rPr>
                <w:sz w:val="16"/>
                <w:szCs w:val="16"/>
              </w:rPr>
              <w:t>(face-to face)</w:t>
            </w:r>
          </w:p>
          <w:p w14:paraId="373D7F90" w14:textId="428A2F75" w:rsidR="006F58D1" w:rsidRPr="003A47DD" w:rsidRDefault="00C75750" w:rsidP="004643E5">
            <w:pPr>
              <w:spacing w:after="0" w:line="240" w:lineRule="auto"/>
            </w:pPr>
            <w:r w:rsidRPr="003A47DD">
              <w:t>□ Eye-Tracking</w:t>
            </w:r>
            <w:r w:rsidR="00021B30" w:rsidRPr="003A47DD">
              <w:t xml:space="preserve">            </w:t>
            </w:r>
            <w:r w:rsidR="00DF050A" w:rsidRPr="003A47DD">
              <w:t xml:space="preserve">              □ EEG           </w:t>
            </w:r>
            <w:r w:rsidR="006D0A0E" w:rsidRPr="003A47DD">
              <w:t>□ ONLINE</w:t>
            </w:r>
            <w:r w:rsidR="00C77BE2" w:rsidRPr="003A47DD">
              <w:t xml:space="preserve"> </w:t>
            </w:r>
            <w:r w:rsidR="00C77BE2" w:rsidRPr="003A47DD">
              <w:rPr>
                <w:sz w:val="16"/>
                <w:szCs w:val="16"/>
              </w:rPr>
              <w:t>(Survey/ normative/experiment)</w:t>
            </w:r>
            <w:r w:rsidR="00DF050A" w:rsidRPr="003A47DD">
              <w:t xml:space="preserve">     </w:t>
            </w:r>
          </w:p>
          <w:p w14:paraId="1B7E2520" w14:textId="21A9E073" w:rsidR="006F58D1" w:rsidRPr="003A47DD" w:rsidRDefault="00FB1567" w:rsidP="00735FC3">
            <w:pPr>
              <w:spacing w:after="0" w:line="240" w:lineRule="auto"/>
            </w:pPr>
            <w:r w:rsidRPr="003A47DD">
              <w:t>□</w:t>
            </w:r>
            <w:r w:rsidR="00C75750" w:rsidRPr="003A47DD">
              <w:t xml:space="preserve"> MEG</w:t>
            </w:r>
            <w:r w:rsidR="006F58D1" w:rsidRPr="003A47DD">
              <w:t xml:space="preserve">             </w:t>
            </w:r>
            <w:r w:rsidRPr="003A47DD">
              <w:t xml:space="preserve">       </w:t>
            </w:r>
            <w:r w:rsidR="00DF050A" w:rsidRPr="003A47DD">
              <w:t xml:space="preserve">              </w:t>
            </w:r>
            <w:r w:rsidRPr="003A47DD">
              <w:t xml:space="preserve">   </w:t>
            </w:r>
            <w:r w:rsidR="00021B30" w:rsidRPr="003A47DD">
              <w:t xml:space="preserve">  </w:t>
            </w:r>
            <w:r w:rsidRPr="003A47DD">
              <w:t xml:space="preserve"> </w:t>
            </w:r>
            <w:r w:rsidR="00DF050A" w:rsidRPr="003A47DD">
              <w:t xml:space="preserve">□ MRI         </w:t>
            </w:r>
            <w:r w:rsidR="00C77BE2" w:rsidRPr="003A47DD">
              <w:t xml:space="preserve">  </w:t>
            </w:r>
            <w:r w:rsidR="0030338A" w:rsidRPr="003A47DD">
              <w:t xml:space="preserve">□ Kinect                                        </w:t>
            </w:r>
          </w:p>
        </w:tc>
      </w:tr>
      <w:tr w:rsidR="006F58D1" w:rsidRPr="003A47DD" w14:paraId="4B57F054" w14:textId="77777777" w:rsidTr="006F58D1">
        <w:tc>
          <w:tcPr>
            <w:tcW w:w="3227" w:type="dxa"/>
            <w:shd w:val="clear" w:color="auto" w:fill="D9D9D9"/>
          </w:tcPr>
          <w:p w14:paraId="5D317524" w14:textId="77777777" w:rsidR="006F58D1" w:rsidRPr="003A47DD" w:rsidRDefault="00B909AE" w:rsidP="004643E5">
            <w:pPr>
              <w:spacing w:after="0" w:line="240" w:lineRule="auto"/>
            </w:pPr>
            <w:r w:rsidRPr="003A47DD">
              <w:t>SESSIONS</w:t>
            </w:r>
          </w:p>
        </w:tc>
        <w:tc>
          <w:tcPr>
            <w:tcW w:w="7069" w:type="dxa"/>
          </w:tcPr>
          <w:p w14:paraId="4D67C217" w14:textId="207660EC" w:rsidR="00153C60" w:rsidRPr="003A47DD" w:rsidRDefault="004E1778" w:rsidP="004643E5">
            <w:pPr>
              <w:spacing w:after="0" w:line="240" w:lineRule="auto"/>
            </w:pPr>
            <w:r w:rsidRPr="003A47DD">
              <w:t xml:space="preserve">Number of sessions: </w:t>
            </w:r>
            <w:r w:rsidR="003B4B46">
              <w:rPr>
                <w:sz w:val="20"/>
              </w:rPr>
              <w:t>1</w:t>
            </w:r>
            <w:r w:rsidR="00153C60" w:rsidRPr="003A47DD">
              <w:t xml:space="preserve">                            </w:t>
            </w:r>
          </w:p>
          <w:p w14:paraId="208DC84B" w14:textId="15BBF2C1" w:rsidR="00153C60" w:rsidRPr="003A47DD" w:rsidRDefault="004E1778" w:rsidP="004643E5">
            <w:pPr>
              <w:spacing w:after="0" w:line="240" w:lineRule="auto"/>
            </w:pPr>
            <w:r w:rsidRPr="003A47DD">
              <w:t>Duration of session</w:t>
            </w:r>
            <w:r w:rsidR="00153C60" w:rsidRPr="003A47DD">
              <w:t>s</w:t>
            </w:r>
            <w:r w:rsidRPr="003A47DD">
              <w:t>:</w:t>
            </w:r>
            <w:r w:rsidR="003B4B46">
              <w:t xml:space="preserve"> </w:t>
            </w:r>
          </w:p>
          <w:p w14:paraId="7A49BA36" w14:textId="1B99E125" w:rsidR="00153C60" w:rsidRPr="003A47DD" w:rsidRDefault="00153C60" w:rsidP="004643E5">
            <w:pPr>
              <w:spacing w:after="0" w:line="240" w:lineRule="auto"/>
              <w:rPr>
                <w:sz w:val="20"/>
                <w:lang w:val="fr-FR"/>
              </w:rPr>
            </w:pPr>
            <w:r w:rsidRPr="003A47DD">
              <w:rPr>
                <w:sz w:val="20"/>
                <w:lang w:val="fr-FR"/>
              </w:rPr>
              <w:t>Ses</w:t>
            </w:r>
            <w:r w:rsidR="005A0D0D" w:rsidRPr="003A47DD">
              <w:rPr>
                <w:sz w:val="20"/>
                <w:lang w:val="fr-FR"/>
              </w:rPr>
              <w:t xml:space="preserve">sion </w:t>
            </w:r>
            <w:proofErr w:type="gramStart"/>
            <w:r w:rsidR="005A0D0D" w:rsidRPr="003A47DD">
              <w:rPr>
                <w:sz w:val="20"/>
                <w:lang w:val="fr-FR"/>
              </w:rPr>
              <w:t>1:</w:t>
            </w:r>
            <w:proofErr w:type="gramEnd"/>
            <w:r w:rsidR="003B4B46">
              <w:rPr>
                <w:sz w:val="20"/>
                <w:lang w:val="fr-FR"/>
              </w:rPr>
              <w:t xml:space="preserve"> </w:t>
            </w:r>
            <w:r w:rsidR="00563695">
              <w:rPr>
                <w:sz w:val="20"/>
                <w:lang w:val="fr-FR"/>
              </w:rPr>
              <w:t>90</w:t>
            </w:r>
            <w:r w:rsidR="003B4B46">
              <w:rPr>
                <w:sz w:val="20"/>
                <w:lang w:val="fr-FR"/>
              </w:rPr>
              <w:t>’</w:t>
            </w:r>
            <w:r w:rsidR="005A0D0D" w:rsidRPr="003A47DD">
              <w:rPr>
                <w:sz w:val="20"/>
                <w:lang w:val="fr-FR"/>
              </w:rPr>
              <w:t xml:space="preserve">      Session 2:       Session 3:      Session 4:       Session 5:       Session 6: </w:t>
            </w:r>
          </w:p>
          <w:p w14:paraId="7979A911" w14:textId="45A85A56" w:rsidR="006F58D1" w:rsidRPr="003A47DD" w:rsidRDefault="00153C60" w:rsidP="004643E5">
            <w:pPr>
              <w:spacing w:after="0" w:line="240" w:lineRule="auto"/>
            </w:pPr>
            <w:r w:rsidRPr="003A47DD">
              <w:t>Total duration of experiment</w:t>
            </w:r>
            <w:r w:rsidR="005A0D0D" w:rsidRPr="003A47DD">
              <w:t xml:space="preserve">: </w:t>
            </w:r>
            <w:r w:rsidR="00563695">
              <w:t>90</w:t>
            </w:r>
            <w:r w:rsidR="003B4B46">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3B4B46">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proofErr w:type="gramStart"/>
            <w:r w:rsidRPr="003A47DD">
              <w:rPr>
                <w:lang w:val="es-ES_tradnl"/>
              </w:rPr>
              <w:t>Other</w:t>
            </w:r>
            <w:proofErr w:type="spellEnd"/>
            <w:r w:rsidRPr="003A47DD">
              <w:rPr>
                <w:sz w:val="18"/>
                <w:lang w:val="es-ES_tradnl"/>
              </w:rPr>
              <w:t>(</w:t>
            </w:r>
            <w:proofErr w:type="spellStart"/>
            <w:proofErr w:type="gramEnd"/>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792EFEF4" w:rsidR="00C77BE2" w:rsidRPr="003A47DD" w:rsidRDefault="00CE1FA4" w:rsidP="00C77BE2">
            <w:pPr>
              <w:tabs>
                <w:tab w:val="left" w:pos="945"/>
              </w:tabs>
              <w:spacing w:after="0" w:line="240" w:lineRule="auto"/>
            </w:pPr>
            <w:r>
              <w:t>4</w:t>
            </w:r>
            <w:r w:rsidR="004147EF">
              <w:t>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63BA3CE2" w:rsidR="00C77BE2" w:rsidRPr="003A47DD" w:rsidRDefault="00563695" w:rsidP="00C77BE2">
            <w:pPr>
              <w:tabs>
                <w:tab w:val="left" w:pos="945"/>
              </w:tabs>
              <w:spacing w:after="0" w:line="240" w:lineRule="auto"/>
            </w:pPr>
            <w:r>
              <w:t>90minBEH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29F04ABC" w:rsidR="00C77BE2" w:rsidRPr="003A47DD" w:rsidRDefault="00CE1FA4" w:rsidP="00C77BE2">
            <w:pPr>
              <w:tabs>
                <w:tab w:val="left" w:pos="945"/>
              </w:tabs>
              <w:spacing w:after="0" w:line="240" w:lineRule="auto"/>
            </w:pPr>
            <w:r>
              <w:t>1</w:t>
            </w:r>
            <w:r w:rsidR="00712825">
              <w:t>200</w:t>
            </w:r>
            <w:r>
              <w:t xml:space="preserve"> </w:t>
            </w:r>
            <w:r w:rsidRPr="003A47DD">
              <w:rPr>
                <w:lang w:val="es-ES_tradnl"/>
              </w:rPr>
              <w:t>€</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headerReference w:type="even" r:id="rId9"/>
          <w:headerReference w:type="default" r:id="rId10"/>
          <w:footerReference w:type="even" r:id="rId11"/>
          <w:footerReference w:type="default" r:id="rId12"/>
          <w:headerReference w:type="first" r:id="rId13"/>
          <w:footerReference w:type="first" r:id="rId14"/>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3B4B46">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w:t>
      </w:r>
      <w:proofErr w:type="spellStart"/>
      <w:r w:rsidRPr="003A47DD">
        <w:rPr>
          <w:sz w:val="18"/>
          <w:szCs w:val="18"/>
        </w:rPr>
        <w:t>non EU</w:t>
      </w:r>
      <w:proofErr w:type="spellEnd"/>
      <w:r w:rsidRPr="003A47DD">
        <w:rPr>
          <w:sz w:val="18"/>
          <w:szCs w:val="18"/>
        </w:rPr>
        <w:t xml:space="preserve"> citizens, bank transfer costs may vary. Contact </w:t>
      </w:r>
      <w:proofErr w:type="spellStart"/>
      <w:r w:rsidRPr="003A47DD">
        <w:rPr>
          <w:sz w:val="18"/>
          <w:szCs w:val="18"/>
        </w:rPr>
        <w:t>Amets</w:t>
      </w:r>
      <w:proofErr w:type="spellEnd"/>
      <w:r w:rsidRPr="003A47DD">
        <w:rPr>
          <w:sz w:val="18"/>
          <w:szCs w:val="18"/>
        </w:rPr>
        <w:t xml:space="preserve">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5"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60E040D6" w14:textId="1BCA9AC0" w:rsidR="004C2DB8" w:rsidRPr="00633A33" w:rsidRDefault="003B4B46" w:rsidP="004C2DB8">
      <w:pPr>
        <w:pBdr>
          <w:top w:val="single" w:sz="4" w:space="1" w:color="auto"/>
          <w:left w:val="single" w:sz="4" w:space="4" w:color="auto"/>
          <w:bottom w:val="single" w:sz="4" w:space="1" w:color="auto"/>
          <w:right w:val="single" w:sz="4" w:space="4" w:color="auto"/>
        </w:pBdr>
        <w:rPr>
          <w:b/>
          <w:u w:val="single"/>
        </w:rPr>
      </w:pPr>
      <w:bookmarkStart w:id="0" w:name="_Hlk128044349"/>
      <w:r w:rsidRPr="00633A33">
        <w:rPr>
          <w:b/>
          <w:u w:val="single"/>
        </w:rPr>
        <w:t>Theoretical context:</w:t>
      </w:r>
    </w:p>
    <w:p w14:paraId="3676E48A" w14:textId="5C89444C" w:rsidR="00637F35" w:rsidRDefault="005F5A65" w:rsidP="00637F35">
      <w:pPr>
        <w:pBdr>
          <w:top w:val="single" w:sz="4" w:space="1" w:color="auto"/>
          <w:left w:val="single" w:sz="4" w:space="4" w:color="auto"/>
          <w:bottom w:val="single" w:sz="4" w:space="1" w:color="auto"/>
          <w:right w:val="single" w:sz="4" w:space="4" w:color="auto"/>
        </w:pBdr>
        <w:rPr>
          <w:bCs/>
        </w:rPr>
      </w:pPr>
      <w:commentRangeStart w:id="1"/>
      <w:r>
        <w:rPr>
          <w:bCs/>
        </w:rPr>
        <w:t>Extensive research has focused on the cognitive underpinnings of oral production in the context of bilingualism</w:t>
      </w:r>
      <w:r w:rsidRPr="005F5A65">
        <w:rPr>
          <w:bCs/>
        </w:rPr>
        <w:t xml:space="preserve"> </w:t>
      </w:r>
      <w:commentRangeEnd w:id="1"/>
      <w:r w:rsidR="00C4729F">
        <w:rPr>
          <w:rStyle w:val="CommentReference"/>
        </w:rPr>
        <w:commentReference w:id="1"/>
      </w:r>
      <w:r w:rsidRPr="005F5A65">
        <w:rPr>
          <w:bCs/>
        </w:rPr>
        <w:t>w</w:t>
      </w:r>
      <w:r>
        <w:rPr>
          <w:bCs/>
        </w:rPr>
        <w:t xml:space="preserve">ith the aim of </w:t>
      </w:r>
      <w:r w:rsidR="00BF4C06">
        <w:rPr>
          <w:bCs/>
        </w:rPr>
        <w:t>exploring how bilingual and multilingual speakers manage to use one of their languages without (much) interference from the other language(s)</w:t>
      </w:r>
      <w:r w:rsidR="00FB712E">
        <w:rPr>
          <w:bCs/>
        </w:rPr>
        <w:t xml:space="preserve">, using </w:t>
      </w:r>
      <w:r w:rsidR="00BF4C06">
        <w:rPr>
          <w:bCs/>
        </w:rPr>
        <w:t xml:space="preserve">the switching paradigm. Research on language switching (Costa &amp; </w:t>
      </w:r>
      <w:proofErr w:type="spellStart"/>
      <w:r w:rsidR="00BF4C06">
        <w:rPr>
          <w:bCs/>
        </w:rPr>
        <w:t>Santesteban</w:t>
      </w:r>
      <w:proofErr w:type="spellEnd"/>
      <w:r w:rsidR="00BF4C06">
        <w:rPr>
          <w:bCs/>
        </w:rPr>
        <w:t xml:space="preserve">, 2004; </w:t>
      </w:r>
      <w:proofErr w:type="spellStart"/>
      <w:r w:rsidR="00BF4C06">
        <w:rPr>
          <w:bCs/>
        </w:rPr>
        <w:t>Filippi</w:t>
      </w:r>
      <w:proofErr w:type="spellEnd"/>
      <w:r w:rsidR="00BF4C06">
        <w:rPr>
          <w:bCs/>
        </w:rPr>
        <w:t xml:space="preserve"> et al., 2014; </w:t>
      </w:r>
      <w:proofErr w:type="spellStart"/>
      <w:r w:rsidR="00BF4C06" w:rsidRPr="00952A51">
        <w:rPr>
          <w:bCs/>
          <w:rPrChange w:id="2" w:author="Svetlana Pinet" w:date="2023-02-27T16:34:00Z">
            <w:rPr>
              <w:b/>
            </w:rPr>
          </w:rPrChange>
        </w:rPr>
        <w:t>Jevtović</w:t>
      </w:r>
      <w:proofErr w:type="spellEnd"/>
      <w:r w:rsidR="00BF4C06" w:rsidRPr="00952A51">
        <w:rPr>
          <w:bCs/>
          <w:rPrChange w:id="3" w:author="Svetlana Pinet" w:date="2023-02-27T16:34:00Z">
            <w:rPr>
              <w:b/>
            </w:rPr>
          </w:rPrChange>
        </w:rPr>
        <w:t xml:space="preserve"> et al., 2020</w:t>
      </w:r>
      <w:r w:rsidR="00BF4C06">
        <w:rPr>
          <w:bCs/>
        </w:rPr>
        <w:t xml:space="preserve">) has shown that when asked to name objects switching between their two languages, participants tended to </w:t>
      </w:r>
      <w:r w:rsidR="00BD7850">
        <w:rPr>
          <w:bCs/>
        </w:rPr>
        <w:t xml:space="preserve">have </w:t>
      </w:r>
      <w:r w:rsidR="00BF4C06">
        <w:rPr>
          <w:bCs/>
        </w:rPr>
        <w:t>more difficult</w:t>
      </w:r>
      <w:r w:rsidR="00BD7850">
        <w:rPr>
          <w:bCs/>
        </w:rPr>
        <w:t>y</w:t>
      </w:r>
      <w:r w:rsidR="00BF4C06">
        <w:rPr>
          <w:bCs/>
        </w:rPr>
        <w:t xml:space="preserve"> </w:t>
      </w:r>
      <w:r w:rsidR="00BD7850">
        <w:rPr>
          <w:bCs/>
        </w:rPr>
        <w:t>in</w:t>
      </w:r>
      <w:r w:rsidR="00BF4C06">
        <w:rPr>
          <w:bCs/>
        </w:rPr>
        <w:t xml:space="preserve"> switch</w:t>
      </w:r>
      <w:r w:rsidR="00BD7850">
        <w:rPr>
          <w:bCs/>
        </w:rPr>
        <w:t>ing</w:t>
      </w:r>
      <w:r w:rsidR="00BF4C06">
        <w:rPr>
          <w:bCs/>
        </w:rPr>
        <w:t xml:space="preserve"> from their second (L2) to their first language (L1) than vice versa. These higher switching costs when switching to the more dominant language are explained </w:t>
      </w:r>
      <w:commentRangeStart w:id="4"/>
      <w:r w:rsidR="00BF4C06">
        <w:rPr>
          <w:bCs/>
        </w:rPr>
        <w:t>in terms of the task switching paradigm</w:t>
      </w:r>
      <w:commentRangeEnd w:id="4"/>
      <w:r w:rsidR="009E6AD1">
        <w:rPr>
          <w:rStyle w:val="CommentReference"/>
        </w:rPr>
        <w:commentReference w:id="4"/>
      </w:r>
      <w:r w:rsidR="00BF4C06">
        <w:rPr>
          <w:bCs/>
        </w:rPr>
        <w:t xml:space="preserve">. More specifically, research from </w:t>
      </w:r>
      <w:commentRangeStart w:id="5"/>
      <w:r w:rsidR="00BF4C06">
        <w:rPr>
          <w:bCs/>
        </w:rPr>
        <w:t>the Stroop task combined with word naming has indicated that switch costs occur from switching from one task to another (Allport et al., 1994; Wu et al., 2015). This outcome was attributed to the fact that one task was more practiced and thus more dominant than the other</w:t>
      </w:r>
      <w:r w:rsidR="00BD7850">
        <w:rPr>
          <w:bCs/>
        </w:rPr>
        <w:t xml:space="preserve"> which r</w:t>
      </w:r>
      <w:r w:rsidR="00BF4C06">
        <w:rPr>
          <w:bCs/>
        </w:rPr>
        <w:t>endered inhibiting the more dominant task more effortful and costly. Returning to the language switching paradigm</w:t>
      </w:r>
      <w:commentRangeEnd w:id="5"/>
      <w:r w:rsidR="009E6AD1">
        <w:rPr>
          <w:rStyle w:val="CommentReference"/>
        </w:rPr>
        <w:commentReference w:id="5"/>
      </w:r>
      <w:r w:rsidR="00BF4C06">
        <w:rPr>
          <w:bCs/>
        </w:rPr>
        <w:t xml:space="preserve">, the analogy with the task switching paradigm is apparent, whereby large language switch costs indicate that reactivation of the dominant language is harder </w:t>
      </w:r>
      <w:r w:rsidR="00637F35">
        <w:rPr>
          <w:bCs/>
        </w:rPr>
        <w:t xml:space="preserve">than the reactivation of the less dominant language. This points to </w:t>
      </w:r>
      <w:commentRangeStart w:id="6"/>
      <w:r w:rsidR="00637F35">
        <w:rPr>
          <w:bCs/>
        </w:rPr>
        <w:t xml:space="preserve">the fact that switch costs between dominant and non-dominant languages (as well as tasks) seem to be asymmetrical </w:t>
      </w:r>
      <w:commentRangeEnd w:id="6"/>
      <w:r w:rsidR="009E6AD1">
        <w:rPr>
          <w:rStyle w:val="CommentReference"/>
        </w:rPr>
        <w:commentReference w:id="6"/>
      </w:r>
      <w:r w:rsidR="00637F35">
        <w:rPr>
          <w:bCs/>
        </w:rPr>
        <w:t>(</w:t>
      </w:r>
      <w:proofErr w:type="spellStart"/>
      <w:r w:rsidR="00637F35">
        <w:rPr>
          <w:bCs/>
        </w:rPr>
        <w:t>Meuter</w:t>
      </w:r>
      <w:proofErr w:type="spellEnd"/>
      <w:r w:rsidR="00637F35">
        <w:rPr>
          <w:bCs/>
        </w:rPr>
        <w:t xml:space="preserve"> &amp; Allport, 1999; </w:t>
      </w:r>
      <w:proofErr w:type="spellStart"/>
      <w:r w:rsidR="00637F35">
        <w:rPr>
          <w:bCs/>
        </w:rPr>
        <w:t>Macizo</w:t>
      </w:r>
      <w:proofErr w:type="spellEnd"/>
      <w:r w:rsidR="00637F35">
        <w:rPr>
          <w:bCs/>
        </w:rPr>
        <w:t xml:space="preserve"> et al., 2012).</w:t>
      </w:r>
      <w:r w:rsidR="006D1202">
        <w:rPr>
          <w:bCs/>
        </w:rPr>
        <w:t xml:space="preserve"> </w:t>
      </w:r>
    </w:p>
    <w:p w14:paraId="3B0C94CA" w14:textId="03DBA882" w:rsidR="00614FEB" w:rsidRDefault="006D1202" w:rsidP="004C2DB8">
      <w:pPr>
        <w:pBdr>
          <w:top w:val="single" w:sz="4" w:space="1" w:color="auto"/>
          <w:left w:val="single" w:sz="4" w:space="4" w:color="auto"/>
          <w:bottom w:val="single" w:sz="4" w:space="1" w:color="auto"/>
          <w:right w:val="single" w:sz="4" w:space="4" w:color="auto"/>
        </w:pBdr>
        <w:rPr>
          <w:bCs/>
        </w:rPr>
      </w:pPr>
      <w:r>
        <w:rPr>
          <w:bCs/>
        </w:rPr>
        <w:t xml:space="preserve">What happens however in the case of output modality switch in picture naming? In other words, is there an asymmetrical interplay between </w:t>
      </w:r>
      <w:r w:rsidR="00D67051">
        <w:rPr>
          <w:bCs/>
        </w:rPr>
        <w:t xml:space="preserve">response </w:t>
      </w:r>
      <w:r>
        <w:rPr>
          <w:bCs/>
        </w:rPr>
        <w:t>modalities</w:t>
      </w:r>
      <w:r w:rsidR="000C7D08">
        <w:rPr>
          <w:bCs/>
        </w:rPr>
        <w:t xml:space="preserve"> in language production </w:t>
      </w:r>
      <w:r>
        <w:rPr>
          <w:bCs/>
        </w:rPr>
        <w:t xml:space="preserve">as well, or </w:t>
      </w:r>
      <w:commentRangeStart w:id="7"/>
      <w:r>
        <w:rPr>
          <w:bCs/>
        </w:rPr>
        <w:t>is the picture different</w:t>
      </w:r>
      <w:commentRangeEnd w:id="7"/>
      <w:r w:rsidR="009E6AD1">
        <w:rPr>
          <w:rStyle w:val="CommentReference"/>
        </w:rPr>
        <w:commentReference w:id="7"/>
      </w:r>
      <w:r>
        <w:rPr>
          <w:bCs/>
        </w:rPr>
        <w:t xml:space="preserve">? </w:t>
      </w:r>
      <w:r w:rsidR="000C7D08">
        <w:rPr>
          <w:bCs/>
        </w:rPr>
        <w:t>Output modality in picture naming refers to naming an object either by uttering the name (speaking) or by writing the name down (handwriting/typing).</w:t>
      </w:r>
      <w:r>
        <w:rPr>
          <w:bCs/>
        </w:rPr>
        <w:t xml:space="preserve"> </w:t>
      </w:r>
      <w:r w:rsidR="00BC485C">
        <w:rPr>
          <w:bCs/>
        </w:rPr>
        <w:t xml:space="preserve">Research on </w:t>
      </w:r>
      <w:r w:rsidR="00D367CB">
        <w:rPr>
          <w:bCs/>
        </w:rPr>
        <w:t xml:space="preserve">numerical judgements tasks that tapped </w:t>
      </w:r>
      <w:r w:rsidR="009A196F">
        <w:rPr>
          <w:bCs/>
        </w:rPr>
        <w:t xml:space="preserve">on </w:t>
      </w:r>
      <w:r w:rsidR="000C7D08">
        <w:rPr>
          <w:bCs/>
        </w:rPr>
        <w:t xml:space="preserve">task execution and task inhibition </w:t>
      </w:r>
      <w:r w:rsidR="009A196F" w:rsidRPr="009A196F">
        <w:rPr>
          <w:bCs/>
        </w:rPr>
        <w:t>b</w:t>
      </w:r>
      <w:r w:rsidR="009A196F">
        <w:rPr>
          <w:bCs/>
        </w:rPr>
        <w:t xml:space="preserve">y means of </w:t>
      </w:r>
      <w:r w:rsidR="000C7D08">
        <w:rPr>
          <w:bCs/>
        </w:rPr>
        <w:t>manipulat</w:t>
      </w:r>
      <w:r w:rsidR="009A196F">
        <w:rPr>
          <w:bCs/>
        </w:rPr>
        <w:t>ing</w:t>
      </w:r>
      <w:r w:rsidR="000C7D08">
        <w:rPr>
          <w:bCs/>
        </w:rPr>
        <w:t xml:space="preserve"> response modality </w:t>
      </w:r>
      <w:r w:rsidR="00D367CB">
        <w:rPr>
          <w:bCs/>
        </w:rPr>
        <w:t xml:space="preserve">(oral vs. motor) </w:t>
      </w:r>
      <w:r w:rsidR="000C7D08">
        <w:rPr>
          <w:bCs/>
        </w:rPr>
        <w:t xml:space="preserve">has indicated </w:t>
      </w:r>
      <w:r w:rsidR="00D367CB">
        <w:rPr>
          <w:bCs/>
        </w:rPr>
        <w:t xml:space="preserve">that </w:t>
      </w:r>
      <w:commentRangeStart w:id="8"/>
      <w:r w:rsidR="00D367CB">
        <w:rPr>
          <w:bCs/>
        </w:rPr>
        <w:t xml:space="preserve">switch costs occurred when switching from one modality to the other </w:t>
      </w:r>
      <w:commentRangeEnd w:id="8"/>
      <w:r w:rsidR="009E6AD1">
        <w:rPr>
          <w:rStyle w:val="CommentReference"/>
        </w:rPr>
        <w:commentReference w:id="8"/>
      </w:r>
      <w:r w:rsidR="00D367CB">
        <w:rPr>
          <w:bCs/>
        </w:rPr>
        <w:t>(Philipp &amp; Koch, 2005; Philipp &amp; Koch, 2011; Philipp et al., 2013)</w:t>
      </w:r>
      <w:r w:rsidR="00BD7850">
        <w:rPr>
          <w:bCs/>
        </w:rPr>
        <w:t>. This</w:t>
      </w:r>
      <w:r w:rsidR="009A196F">
        <w:rPr>
          <w:bCs/>
        </w:rPr>
        <w:t xml:space="preserve"> </w:t>
      </w:r>
      <w:r w:rsidR="00BD7850">
        <w:rPr>
          <w:bCs/>
        </w:rPr>
        <w:t>suggests that</w:t>
      </w:r>
      <w:r w:rsidR="009A196F">
        <w:rPr>
          <w:bCs/>
        </w:rPr>
        <w:t xml:space="preserve"> </w:t>
      </w:r>
      <w:r w:rsidR="00D367CB">
        <w:rPr>
          <w:bCs/>
        </w:rPr>
        <w:t xml:space="preserve">the interplay of output modalities </w:t>
      </w:r>
      <w:r w:rsidR="00BD7850">
        <w:rPr>
          <w:bCs/>
        </w:rPr>
        <w:t xml:space="preserve">is </w:t>
      </w:r>
      <w:r w:rsidR="009A196F">
        <w:rPr>
          <w:bCs/>
        </w:rPr>
        <w:t xml:space="preserve">seemingly </w:t>
      </w:r>
      <w:r w:rsidR="00D367CB">
        <w:rPr>
          <w:bCs/>
        </w:rPr>
        <w:t xml:space="preserve">asymmetrical. </w:t>
      </w:r>
      <w:commentRangeStart w:id="9"/>
      <w:r w:rsidR="009A196F">
        <w:rPr>
          <w:bCs/>
        </w:rPr>
        <w:t xml:space="preserve">In the language production </w:t>
      </w:r>
      <w:r w:rsidR="00BD7850">
        <w:rPr>
          <w:bCs/>
        </w:rPr>
        <w:t>r</w:t>
      </w:r>
      <w:r w:rsidR="009A196F">
        <w:rPr>
          <w:bCs/>
        </w:rPr>
        <w:t xml:space="preserve">esearch, </w:t>
      </w:r>
      <w:r w:rsidR="00C429A1">
        <w:rPr>
          <w:bCs/>
        </w:rPr>
        <w:t>the</w:t>
      </w:r>
      <w:r w:rsidR="00BC485C">
        <w:rPr>
          <w:bCs/>
        </w:rPr>
        <w:t xml:space="preserve"> influence of phonology and orthography in L1 language production has </w:t>
      </w:r>
      <w:r w:rsidR="00614FEB">
        <w:rPr>
          <w:bCs/>
        </w:rPr>
        <w:t xml:space="preserve">also </w:t>
      </w:r>
      <w:r w:rsidR="00BC485C">
        <w:rPr>
          <w:bCs/>
        </w:rPr>
        <w:t>indicated an interplay between the oral and written output modalities. Evidence supports the activation of both orthographic representations during oral production (</w:t>
      </w:r>
      <w:proofErr w:type="spellStart"/>
      <w:r w:rsidR="00BC485C">
        <w:rPr>
          <w:bCs/>
        </w:rPr>
        <w:t>Rastle</w:t>
      </w:r>
      <w:proofErr w:type="spellEnd"/>
      <w:r w:rsidR="00BC485C">
        <w:rPr>
          <w:bCs/>
        </w:rPr>
        <w:t xml:space="preserve"> et al., 2011) and phonological representations during written production (Bonin et al., 20</w:t>
      </w:r>
      <w:r w:rsidR="00EA13C3">
        <w:rPr>
          <w:bCs/>
        </w:rPr>
        <w:t>0</w:t>
      </w:r>
      <w:r w:rsidR="00BC485C">
        <w:rPr>
          <w:bCs/>
        </w:rPr>
        <w:t xml:space="preserve">1). </w:t>
      </w:r>
      <w:commentRangeEnd w:id="9"/>
      <w:r w:rsidR="009E6AD1">
        <w:rPr>
          <w:rStyle w:val="CommentReference"/>
        </w:rPr>
        <w:commentReference w:id="9"/>
      </w:r>
    </w:p>
    <w:p w14:paraId="148BC2F8" w14:textId="2ECA743F" w:rsidR="00DF74AA" w:rsidRDefault="00614FEB" w:rsidP="0076427F">
      <w:pPr>
        <w:pBdr>
          <w:top w:val="single" w:sz="4" w:space="1" w:color="auto"/>
          <w:left w:val="single" w:sz="4" w:space="4" w:color="auto"/>
          <w:bottom w:val="single" w:sz="4" w:space="1" w:color="auto"/>
          <w:right w:val="single" w:sz="4" w:space="4" w:color="auto"/>
        </w:pBdr>
        <w:rPr>
          <w:bCs/>
        </w:rPr>
      </w:pPr>
      <w:r>
        <w:rPr>
          <w:bCs/>
        </w:rPr>
        <w:t>However, the literature on language production suggests</w:t>
      </w:r>
      <w:r w:rsidR="00A1206E">
        <w:rPr>
          <w:bCs/>
        </w:rPr>
        <w:t xml:space="preserve"> </w:t>
      </w:r>
      <w:r w:rsidR="001E0765">
        <w:rPr>
          <w:bCs/>
        </w:rPr>
        <w:t>that phonology is more dominant than orthography in terms of the activation of representations during language production</w:t>
      </w:r>
      <w:r w:rsidR="006C1B82">
        <w:rPr>
          <w:bCs/>
        </w:rPr>
        <w:t xml:space="preserve"> (</w:t>
      </w:r>
      <w:r w:rsidR="00F6255F">
        <w:rPr>
          <w:bCs/>
        </w:rPr>
        <w:t xml:space="preserve">Luria, 1970; </w:t>
      </w:r>
      <w:proofErr w:type="spellStart"/>
      <w:r w:rsidR="00F6255F" w:rsidRPr="00F6255F">
        <w:rPr>
          <w:bCs/>
        </w:rPr>
        <w:t>Scinto</w:t>
      </w:r>
      <w:proofErr w:type="spellEnd"/>
      <w:r w:rsidR="00F6255F" w:rsidRPr="00F6255F">
        <w:rPr>
          <w:bCs/>
        </w:rPr>
        <w:t>, 1986</w:t>
      </w:r>
      <w:r w:rsidR="00F6255F">
        <w:rPr>
          <w:bCs/>
        </w:rPr>
        <w:t>; Miceli et al., 1997</w:t>
      </w:r>
      <w:r w:rsidR="006C1B82">
        <w:rPr>
          <w:bCs/>
        </w:rPr>
        <w:t>)</w:t>
      </w:r>
      <w:r>
        <w:rPr>
          <w:bCs/>
        </w:rPr>
        <w:t>,</w:t>
      </w:r>
      <w:r w:rsidR="00B31870">
        <w:rPr>
          <w:bCs/>
        </w:rPr>
        <w:t xml:space="preserve"> </w:t>
      </w:r>
      <w:r>
        <w:rPr>
          <w:bCs/>
        </w:rPr>
        <w:t>mainly because</w:t>
      </w:r>
      <w:r w:rsidR="00F447AB">
        <w:rPr>
          <w:bCs/>
        </w:rPr>
        <w:t xml:space="preserve"> our ability to speak in our dominant language chronologically precedes our ability to write</w:t>
      </w:r>
      <w:r w:rsidR="00D72138">
        <w:rPr>
          <w:bCs/>
        </w:rPr>
        <w:t xml:space="preserve"> and thus, orthographic representations necessarily buil</w:t>
      </w:r>
      <w:ins w:id="10" w:author="Svetlana Pinet" w:date="2023-02-27T16:44:00Z">
        <w:r w:rsidR="003A1A01">
          <w:rPr>
            <w:bCs/>
          </w:rPr>
          <w:t>d</w:t>
        </w:r>
      </w:ins>
      <w:del w:id="11" w:author="Svetlana Pinet" w:date="2023-02-27T16:44:00Z">
        <w:r w:rsidR="00D72138" w:rsidDel="003A1A01">
          <w:rPr>
            <w:bCs/>
          </w:rPr>
          <w:delText>t</w:delText>
        </w:r>
      </w:del>
      <w:r w:rsidR="00D72138">
        <w:rPr>
          <w:bCs/>
        </w:rPr>
        <w:t xml:space="preserve"> on phonological ones</w:t>
      </w:r>
      <w:r w:rsidR="001E0765">
        <w:rPr>
          <w:bCs/>
        </w:rPr>
        <w:t xml:space="preserve">. In other words, it is suggested that the interplay between oral and written </w:t>
      </w:r>
      <w:r w:rsidR="001E0765" w:rsidRPr="00F6255F">
        <w:rPr>
          <w:bCs/>
        </w:rPr>
        <w:t xml:space="preserve">output modalities </w:t>
      </w:r>
      <w:r w:rsidR="004147EF" w:rsidRPr="00F6255F">
        <w:rPr>
          <w:bCs/>
        </w:rPr>
        <w:t xml:space="preserve">should be </w:t>
      </w:r>
      <w:r w:rsidR="001E0765" w:rsidRPr="00F6255F">
        <w:rPr>
          <w:bCs/>
        </w:rPr>
        <w:t>asymmetrical</w:t>
      </w:r>
      <w:r w:rsidR="001E0765">
        <w:rPr>
          <w:bCs/>
        </w:rPr>
        <w:t xml:space="preserve">. </w:t>
      </w:r>
      <w:r>
        <w:rPr>
          <w:bCs/>
        </w:rPr>
        <w:t xml:space="preserve">This claim we will attempt to unpack in a response-modality switching experiment in which picture naming will be conducted by switching between written and spoken responses. We will also test modality switch in terms of typing and </w:t>
      </w:r>
      <w:r>
        <w:rPr>
          <w:bCs/>
        </w:rPr>
        <w:lastRenderedPageBreak/>
        <w:t xml:space="preserve">speaking </w:t>
      </w:r>
      <w:commentRangeStart w:id="12"/>
      <w:r>
        <w:rPr>
          <w:bCs/>
        </w:rPr>
        <w:t xml:space="preserve">instead of handwriting and speaking </w:t>
      </w:r>
      <w:commentRangeEnd w:id="12"/>
      <w:r w:rsidR="003A1A01">
        <w:rPr>
          <w:rStyle w:val="CommentReference"/>
        </w:rPr>
        <w:commentReference w:id="12"/>
      </w:r>
      <w:r>
        <w:rPr>
          <w:bCs/>
        </w:rPr>
        <w:t xml:space="preserve">(Wong &amp; Maurer, 2021), taking into consideration the fact that </w:t>
      </w:r>
      <w:r w:rsidR="0076427F">
        <w:rPr>
          <w:bCs/>
        </w:rPr>
        <w:t xml:space="preserve">typing is </w:t>
      </w:r>
      <w:r>
        <w:rPr>
          <w:bCs/>
        </w:rPr>
        <w:t>pervasive in</w:t>
      </w:r>
      <w:r w:rsidR="00BD1988">
        <w:rPr>
          <w:bCs/>
        </w:rPr>
        <w:t xml:space="preserve"> </w:t>
      </w:r>
      <w:r w:rsidR="0076427F">
        <w:rPr>
          <w:bCs/>
        </w:rPr>
        <w:t>replacing handwriting as the preferred way of written communication (</w:t>
      </w:r>
      <w:proofErr w:type="spellStart"/>
      <w:r w:rsidR="0076427F">
        <w:rPr>
          <w:bCs/>
        </w:rPr>
        <w:t>Pinet</w:t>
      </w:r>
      <w:proofErr w:type="spellEnd"/>
      <w:r w:rsidR="0076427F">
        <w:rPr>
          <w:bCs/>
        </w:rPr>
        <w:t xml:space="preserve"> et al., 2016</w:t>
      </w:r>
      <w:r>
        <w:rPr>
          <w:bCs/>
        </w:rPr>
        <w:t xml:space="preserve">; </w:t>
      </w:r>
      <w:proofErr w:type="spellStart"/>
      <w:r>
        <w:rPr>
          <w:bCs/>
        </w:rPr>
        <w:t>Pinet</w:t>
      </w:r>
      <w:proofErr w:type="spellEnd"/>
      <w:r>
        <w:rPr>
          <w:bCs/>
        </w:rPr>
        <w:t xml:space="preserve"> et al., 2022</w:t>
      </w:r>
      <w:r w:rsidR="0076427F">
        <w:rPr>
          <w:bCs/>
        </w:rPr>
        <w:t xml:space="preserve">). </w:t>
      </w:r>
    </w:p>
    <w:p w14:paraId="0F57002F" w14:textId="77777777" w:rsidR="00633A33" w:rsidRDefault="00633A33" w:rsidP="004C2DB8">
      <w:pPr>
        <w:pBdr>
          <w:top w:val="single" w:sz="4" w:space="1" w:color="auto"/>
          <w:left w:val="single" w:sz="4" w:space="4" w:color="auto"/>
          <w:bottom w:val="single" w:sz="4" w:space="1" w:color="auto"/>
          <w:right w:val="single" w:sz="4" w:space="4" w:color="auto"/>
        </w:pBdr>
        <w:rPr>
          <w:b/>
        </w:rPr>
      </w:pPr>
    </w:p>
    <w:p w14:paraId="4294CFE6" w14:textId="06B2AB01"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Objective:</w:t>
      </w:r>
    </w:p>
    <w:p w14:paraId="12CD77AF" w14:textId="0F159F5B" w:rsidR="001C3912" w:rsidRDefault="005846E3" w:rsidP="004C2DB8">
      <w:pPr>
        <w:pBdr>
          <w:top w:val="single" w:sz="4" w:space="1" w:color="auto"/>
          <w:left w:val="single" w:sz="4" w:space="4" w:color="auto"/>
          <w:bottom w:val="single" w:sz="4" w:space="1" w:color="auto"/>
          <w:right w:val="single" w:sz="4" w:space="4" w:color="auto"/>
        </w:pBdr>
        <w:rPr>
          <w:b/>
        </w:rPr>
      </w:pPr>
      <w:r>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w:t>
      </w:r>
      <w:r w:rsidR="00CF4F19" w:rsidRPr="00CF4F19">
        <w:rPr>
          <w:u w:val="single"/>
        </w:rPr>
        <w:t>(a)</w:t>
      </w:r>
      <w:r w:rsidRPr="00CF4F19">
        <w:rPr>
          <w:u w:val="single"/>
        </w:rPr>
        <w:t>symmetrical</w:t>
      </w:r>
      <w:r w:rsidR="00CF4F19" w:rsidRPr="00CF4F19">
        <w:rPr>
          <w:u w:val="single"/>
        </w:rPr>
        <w:t>/ symmetrical or not</w:t>
      </w:r>
      <w:r>
        <w:t xml:space="preserve"> in native speakers of </w:t>
      </w:r>
      <w:r w:rsidR="00DF74AA">
        <w:t>Spanish</w:t>
      </w:r>
      <w:r>
        <w:t xml:space="preserve">. </w:t>
      </w:r>
      <w:r w:rsidR="002348F1">
        <w:t xml:space="preserve">To </w:t>
      </w:r>
      <w:r w:rsidR="00DF74AA">
        <w:t>that aim</w:t>
      </w:r>
      <w:r w:rsidR="002348F1">
        <w:t>,</w:t>
      </w:r>
      <w:r w:rsidR="001C3912">
        <w:t xml:space="preserve"> </w:t>
      </w:r>
      <w:r w:rsidR="002348F1">
        <w:t>we will ask</w:t>
      </w:r>
      <w:r w:rsidR="001C3912">
        <w:t xml:space="preserve"> participants to switch</w:t>
      </w:r>
      <w:r w:rsidR="003A1A01">
        <w:t xml:space="preserve"> between</w:t>
      </w:r>
      <w:r w:rsidR="001C3912">
        <w:t xml:space="preserve"> response modalit</w:t>
      </w:r>
      <w:r w:rsidR="003A1A01">
        <w:t>ies</w:t>
      </w:r>
      <w:r w:rsidR="001C3912">
        <w:t>, namely speaking and typing</w:t>
      </w:r>
      <w:r w:rsidR="00FE5EA8">
        <w:t>, in a picture naming task</w:t>
      </w:r>
      <w:r w:rsidR="001C3912">
        <w:t xml:space="preserve">. </w:t>
      </w:r>
    </w:p>
    <w:p w14:paraId="32B7BD72" w14:textId="77777777" w:rsidR="00CF4F19" w:rsidRDefault="00CF4F19" w:rsidP="004C2DB8">
      <w:pPr>
        <w:pBdr>
          <w:top w:val="single" w:sz="4" w:space="1" w:color="auto"/>
          <w:left w:val="single" w:sz="4" w:space="4" w:color="auto"/>
          <w:bottom w:val="single" w:sz="4" w:space="1" w:color="auto"/>
          <w:right w:val="single" w:sz="4" w:space="4" w:color="auto"/>
        </w:pBdr>
        <w:rPr>
          <w:b/>
          <w:u w:val="single"/>
        </w:rPr>
      </w:pPr>
    </w:p>
    <w:p w14:paraId="10166CD7" w14:textId="29155702" w:rsidR="003B4B46" w:rsidRPr="00633A33" w:rsidRDefault="003B4B46" w:rsidP="004C2DB8">
      <w:pPr>
        <w:pBdr>
          <w:top w:val="single" w:sz="4" w:space="1" w:color="auto"/>
          <w:left w:val="single" w:sz="4" w:space="4" w:color="auto"/>
          <w:bottom w:val="single" w:sz="4" w:space="1" w:color="auto"/>
          <w:right w:val="single" w:sz="4" w:space="4" w:color="auto"/>
        </w:pBdr>
        <w:rPr>
          <w:b/>
          <w:u w:val="single"/>
        </w:rPr>
      </w:pPr>
      <w:r w:rsidRPr="00633A33">
        <w:rPr>
          <w:b/>
          <w:u w:val="single"/>
        </w:rPr>
        <w:t>Main hypotheses:</w:t>
      </w:r>
    </w:p>
    <w:p w14:paraId="15C887A7" w14:textId="30F4CAB4" w:rsidR="006B0F9B" w:rsidRDefault="00033891" w:rsidP="004C2DB8">
      <w:pPr>
        <w:pBdr>
          <w:top w:val="single" w:sz="4" w:space="1" w:color="auto"/>
          <w:left w:val="single" w:sz="4" w:space="4" w:color="auto"/>
          <w:bottom w:val="single" w:sz="4" w:space="1" w:color="auto"/>
          <w:right w:val="single" w:sz="4" w:space="4" w:color="auto"/>
        </w:pBdr>
      </w:pPr>
      <w:r>
        <w:t>1</w:t>
      </w:r>
      <w:r w:rsidR="006B0F9B">
        <w:t>. Response latencies</w:t>
      </w:r>
      <w:r w:rsidR="007C4E73">
        <w:t xml:space="preserve"> </w:t>
      </w:r>
      <w:r w:rsidR="002F5C45">
        <w:t xml:space="preserve">for </w:t>
      </w:r>
      <w:r w:rsidR="00F61102">
        <w:t>t</w:t>
      </w:r>
      <w:r w:rsidR="002F5C45">
        <w:t xml:space="preserve">yping </w:t>
      </w:r>
      <w:r w:rsidR="006B0F9B">
        <w:t xml:space="preserve">are expected to be longer </w:t>
      </w:r>
      <w:r w:rsidR="0055128C">
        <w:t xml:space="preserve">than </w:t>
      </w:r>
      <w:r>
        <w:t xml:space="preserve">for </w:t>
      </w:r>
      <w:r w:rsidR="00F61102">
        <w:t>s</w:t>
      </w:r>
      <w:r>
        <w:t>peaking.</w:t>
      </w:r>
      <w:r w:rsidR="007B1931">
        <w:t xml:space="preserve"> </w:t>
      </w:r>
      <w:r w:rsidR="007B1931">
        <w:t>They should also be quicker between repeat trials than between switch trials.</w:t>
      </w:r>
    </w:p>
    <w:p w14:paraId="3A113215" w14:textId="36317B50" w:rsidR="007B1931" w:rsidRDefault="007B1931" w:rsidP="004C2DB8">
      <w:pPr>
        <w:pBdr>
          <w:top w:val="single" w:sz="4" w:space="1" w:color="auto"/>
          <w:left w:val="single" w:sz="4" w:space="4" w:color="auto"/>
          <w:bottom w:val="single" w:sz="4" w:space="1" w:color="auto"/>
          <w:right w:val="single" w:sz="4" w:space="4" w:color="auto"/>
        </w:pBdr>
      </w:pPr>
      <w:r>
        <w:t xml:space="preserve">2. </w:t>
      </w:r>
      <w:r>
        <w:t xml:space="preserve">Reaction times for speaking should be quicker than for typing and they are expected to be </w:t>
      </w:r>
      <w:commentRangeStart w:id="13"/>
      <w:r>
        <w:t>overall quicker between repeat trials than between switch trials</w:t>
      </w:r>
      <w:commentRangeEnd w:id="13"/>
      <w:r>
        <w:rPr>
          <w:rStyle w:val="CommentReference"/>
        </w:rPr>
        <w:commentReference w:id="13"/>
      </w:r>
      <w:r>
        <w:t>.</w:t>
      </w:r>
    </w:p>
    <w:p w14:paraId="235472DF" w14:textId="6D20F98B" w:rsidR="007B1931" w:rsidRDefault="007B1931" w:rsidP="004C2DB8">
      <w:pPr>
        <w:pBdr>
          <w:top w:val="single" w:sz="4" w:space="1" w:color="auto"/>
          <w:left w:val="single" w:sz="4" w:space="4" w:color="auto"/>
          <w:bottom w:val="single" w:sz="4" w:space="1" w:color="auto"/>
          <w:right w:val="single" w:sz="4" w:space="4" w:color="auto"/>
        </w:pBdr>
      </w:pPr>
      <w:r>
        <w:t xml:space="preserve">3. </w:t>
      </w:r>
      <w:r>
        <w:t xml:space="preserve">Durations for typing are expected to be shorter in repeat trials (same modality) in which the same item will be named. In </w:t>
      </w:r>
      <w:commentRangeStart w:id="14"/>
      <w:r>
        <w:t xml:space="preserve">filler trials (same modality – different items) </w:t>
      </w:r>
      <w:commentRangeEnd w:id="14"/>
      <w:r>
        <w:rPr>
          <w:rStyle w:val="CommentReference"/>
        </w:rPr>
        <w:commentReference w:id="14"/>
      </w:r>
      <w:r>
        <w:t>durations should not be much longer than in repeat trials, while durations in switch trials (same item, different response modality) should be the longest.</w:t>
      </w:r>
    </w:p>
    <w:p w14:paraId="25123F83" w14:textId="376F6130" w:rsidR="007B1931" w:rsidRDefault="007B1931" w:rsidP="004C2DB8">
      <w:pPr>
        <w:pBdr>
          <w:top w:val="single" w:sz="4" w:space="1" w:color="auto"/>
          <w:left w:val="single" w:sz="4" w:space="4" w:color="auto"/>
          <w:bottom w:val="single" w:sz="4" w:space="1" w:color="auto"/>
          <w:right w:val="single" w:sz="4" w:space="4" w:color="auto"/>
        </w:pBdr>
      </w:pPr>
      <w:r>
        <w:t xml:space="preserve">4. </w:t>
      </w:r>
      <w:r>
        <w:t xml:space="preserve">The trend expected for typing durations </w:t>
      </w:r>
      <w:commentRangeStart w:id="15"/>
      <w:r>
        <w:t xml:space="preserve">is also expected for speaking durations </w:t>
      </w:r>
      <w:commentRangeEnd w:id="15"/>
      <w:r>
        <w:rPr>
          <w:rStyle w:val="CommentReference"/>
        </w:rPr>
        <w:commentReference w:id="15"/>
      </w:r>
      <w:r>
        <w:t>with the latter being overall shorter than typing.</w:t>
      </w:r>
    </w:p>
    <w:p w14:paraId="0A1972FF" w14:textId="42C0722F" w:rsidR="00033891" w:rsidRDefault="007B1931" w:rsidP="004C2DB8">
      <w:pPr>
        <w:pBdr>
          <w:top w:val="single" w:sz="4" w:space="1" w:color="auto"/>
          <w:left w:val="single" w:sz="4" w:space="4" w:color="auto"/>
          <w:bottom w:val="single" w:sz="4" w:space="1" w:color="auto"/>
          <w:right w:val="single" w:sz="4" w:space="4" w:color="auto"/>
        </w:pBdr>
      </w:pPr>
      <w:r>
        <w:t>5</w:t>
      </w:r>
      <w:commentRangeStart w:id="16"/>
      <w:commentRangeStart w:id="17"/>
      <w:r w:rsidR="00033891">
        <w:t xml:space="preserve">. If phonology is strongly co-activated when typing, larger switch costs to </w:t>
      </w:r>
      <w:r w:rsidR="00F61102">
        <w:t>t</w:t>
      </w:r>
      <w:r w:rsidR="00033891">
        <w:t xml:space="preserve">yping than to </w:t>
      </w:r>
      <w:r w:rsidR="00F61102">
        <w:t>s</w:t>
      </w:r>
      <w:r w:rsidR="00033891">
        <w:t xml:space="preserve">peaking (for the same item) are expected. If orthography is also strongly co-activated when speaking, we do not expect larger switch costs to </w:t>
      </w:r>
      <w:r w:rsidR="00BD7850">
        <w:t>s</w:t>
      </w:r>
      <w:r w:rsidR="00033891">
        <w:t xml:space="preserve">peaking than those to </w:t>
      </w:r>
      <w:r w:rsidR="00BD7850">
        <w:t>t</w:t>
      </w:r>
      <w:r w:rsidR="00033891">
        <w:t>yping.</w:t>
      </w:r>
      <w:commentRangeEnd w:id="16"/>
      <w:r w:rsidR="003A1A01">
        <w:rPr>
          <w:rStyle w:val="CommentReference"/>
        </w:rPr>
        <w:commentReference w:id="16"/>
      </w:r>
      <w:commentRangeEnd w:id="17"/>
      <w:r w:rsidR="003A1A01">
        <w:rPr>
          <w:rStyle w:val="CommentReference"/>
        </w:rPr>
        <w:commentReference w:id="17"/>
      </w:r>
    </w:p>
    <w:p w14:paraId="5D2AB65C" w14:textId="74F590CD" w:rsidR="00033891" w:rsidRDefault="007B1931" w:rsidP="004C2DB8">
      <w:pPr>
        <w:pBdr>
          <w:top w:val="single" w:sz="4" w:space="1" w:color="auto"/>
          <w:left w:val="single" w:sz="4" w:space="4" w:color="auto"/>
          <w:bottom w:val="single" w:sz="4" w:space="1" w:color="auto"/>
          <w:right w:val="single" w:sz="4" w:space="4" w:color="auto"/>
        </w:pBdr>
      </w:pPr>
      <w:r>
        <w:t>5</w:t>
      </w:r>
      <w:r w:rsidR="00033891">
        <w:t xml:space="preserve">.1. If both phonology and orthography are </w:t>
      </w:r>
      <w:commentRangeStart w:id="18"/>
      <w:commentRangeStart w:id="19"/>
      <w:commentRangeStart w:id="20"/>
      <w:commentRangeStart w:id="21"/>
      <w:r w:rsidR="00033891" w:rsidRPr="00895664">
        <w:rPr>
          <w:color w:val="FF0000"/>
        </w:rPr>
        <w:t xml:space="preserve">equally strongly co-activated </w:t>
      </w:r>
      <w:commentRangeEnd w:id="18"/>
      <w:r w:rsidR="00033891" w:rsidRPr="00895664">
        <w:rPr>
          <w:rStyle w:val="CommentReference"/>
          <w:color w:val="FF0000"/>
        </w:rPr>
        <w:commentReference w:id="18"/>
      </w:r>
      <w:commentRangeEnd w:id="19"/>
      <w:r w:rsidR="00033891">
        <w:rPr>
          <w:rStyle w:val="CommentReference"/>
        </w:rPr>
        <w:commentReference w:id="19"/>
      </w:r>
      <w:commentRangeEnd w:id="20"/>
      <w:r w:rsidR="00033891">
        <w:rPr>
          <w:rStyle w:val="CommentReference"/>
        </w:rPr>
        <w:commentReference w:id="20"/>
      </w:r>
      <w:commentRangeEnd w:id="21"/>
      <w:r w:rsidR="00604CD0">
        <w:rPr>
          <w:rStyle w:val="CommentReference"/>
        </w:rPr>
        <w:commentReference w:id="21"/>
      </w:r>
      <w:r w:rsidR="00033891">
        <w:t xml:space="preserve">while </w:t>
      </w:r>
      <w:r w:rsidR="00F61102">
        <w:t>t</w:t>
      </w:r>
      <w:r w:rsidR="00033891">
        <w:t xml:space="preserve">yping and </w:t>
      </w:r>
      <w:r w:rsidR="00F61102">
        <w:t>s</w:t>
      </w:r>
      <w:r w:rsidR="00033891">
        <w:t xml:space="preserve">peaking, </w:t>
      </w:r>
      <w:del w:id="22" w:author="Svetlana Pinet" w:date="2023-02-27T16:49:00Z">
        <w:r w:rsidR="00033891" w:rsidDel="003A1A01">
          <w:delText xml:space="preserve"> </w:delText>
        </w:r>
      </w:del>
      <w:r w:rsidR="00033891">
        <w:t xml:space="preserve">    respectively, the switching costs should be equal but very small in the two processes.</w:t>
      </w:r>
    </w:p>
    <w:p w14:paraId="5C666963" w14:textId="1808E61B" w:rsidR="00633A33" w:rsidRDefault="007B1931" w:rsidP="00DF74AA">
      <w:pPr>
        <w:pBdr>
          <w:top w:val="single" w:sz="4" w:space="1" w:color="auto"/>
          <w:left w:val="single" w:sz="4" w:space="4" w:color="auto"/>
          <w:bottom w:val="single" w:sz="4" w:space="1" w:color="auto"/>
          <w:right w:val="single" w:sz="4" w:space="4" w:color="auto"/>
        </w:pBdr>
      </w:pPr>
      <w:r>
        <w:t>5</w:t>
      </w:r>
      <w:r w:rsidR="00033891">
        <w:t xml:space="preserve">.2. If phonology </w:t>
      </w:r>
      <w:r>
        <w:t xml:space="preserve">is weakly co-activated in typing </w:t>
      </w:r>
      <w:r w:rsidR="00033891">
        <w:t xml:space="preserve">and orthography </w:t>
      </w:r>
      <w:r>
        <w:t>is</w:t>
      </w:r>
      <w:r w:rsidR="00033891">
        <w:t xml:space="preserve"> weakly co-activated in </w:t>
      </w:r>
      <w:r w:rsidR="00F61102">
        <w:t>s</w:t>
      </w:r>
      <w:r w:rsidR="00033891">
        <w:t>peaking, the costs in these two processes should be equal and very big.</w:t>
      </w:r>
    </w:p>
    <w:p w14:paraId="287046FE" w14:textId="77777777" w:rsidR="007B1931" w:rsidRPr="007B1931" w:rsidRDefault="007B1931" w:rsidP="00DF74AA">
      <w:pPr>
        <w:pBdr>
          <w:top w:val="single" w:sz="4" w:space="1" w:color="auto"/>
          <w:left w:val="single" w:sz="4" w:space="4" w:color="auto"/>
          <w:bottom w:val="single" w:sz="4" w:space="1" w:color="auto"/>
          <w:right w:val="single" w:sz="4" w:space="4" w:color="auto"/>
        </w:pBdr>
      </w:pPr>
    </w:p>
    <w:p w14:paraId="2F1E4FDA" w14:textId="77777777" w:rsidR="00633A33" w:rsidRDefault="003B4B46" w:rsidP="00DF74AA">
      <w:pPr>
        <w:pBdr>
          <w:top w:val="single" w:sz="4" w:space="1" w:color="auto"/>
          <w:left w:val="single" w:sz="4" w:space="4" w:color="auto"/>
          <w:bottom w:val="single" w:sz="4" w:space="1" w:color="auto"/>
          <w:right w:val="single" w:sz="4" w:space="4" w:color="auto"/>
        </w:pBdr>
        <w:rPr>
          <w:b/>
        </w:rPr>
      </w:pPr>
      <w:r w:rsidRPr="00633A33">
        <w:rPr>
          <w:b/>
          <w:u w:val="single"/>
        </w:rPr>
        <w:t>Participants:</w:t>
      </w:r>
      <w:r w:rsidR="00FE5EA8">
        <w:rPr>
          <w:b/>
        </w:rPr>
        <w:t xml:space="preserve"> </w:t>
      </w:r>
    </w:p>
    <w:p w14:paraId="36E39A6F" w14:textId="5485E13A" w:rsidR="00DF74AA" w:rsidRDefault="00DF74AA" w:rsidP="00DF74AA">
      <w:pPr>
        <w:pBdr>
          <w:top w:val="single" w:sz="4" w:space="1" w:color="auto"/>
          <w:left w:val="single" w:sz="4" w:space="4" w:color="auto"/>
          <w:bottom w:val="single" w:sz="4" w:space="1" w:color="auto"/>
          <w:right w:val="single" w:sz="4" w:space="4" w:color="auto"/>
        </w:pBdr>
        <w:rPr>
          <w:bCs/>
        </w:rPr>
      </w:pPr>
      <w:r>
        <w:rPr>
          <w:bCs/>
        </w:rPr>
        <w:t>Forty-</w:t>
      </w:r>
      <w:r w:rsidR="000C47B2">
        <w:rPr>
          <w:bCs/>
        </w:rPr>
        <w:t>eight</w:t>
      </w:r>
      <w:r w:rsidR="00FE5EA8">
        <w:rPr>
          <w:bCs/>
        </w:rPr>
        <w:t xml:space="preserve"> native speakers of Spanish</w:t>
      </w:r>
      <w:r w:rsidR="00CD36B2">
        <w:rPr>
          <w:bCs/>
        </w:rPr>
        <w:t xml:space="preserve"> </w:t>
      </w:r>
      <w:r w:rsidR="00FE5EA8">
        <w:rPr>
          <w:bCs/>
        </w:rPr>
        <w:t xml:space="preserve">will be recruited. </w:t>
      </w:r>
      <w:r w:rsidR="00AB3287">
        <w:rPr>
          <w:bCs/>
        </w:rPr>
        <w:t xml:space="preserve">We will attempt to keep knowledge of </w:t>
      </w:r>
      <w:r>
        <w:rPr>
          <w:bCs/>
        </w:rPr>
        <w:t xml:space="preserve">further languages, such as Basque and </w:t>
      </w:r>
      <w:r w:rsidR="00AB3287">
        <w:rPr>
          <w:bCs/>
        </w:rPr>
        <w:t>English</w:t>
      </w:r>
      <w:r>
        <w:rPr>
          <w:bCs/>
        </w:rPr>
        <w:t>,</w:t>
      </w:r>
      <w:r w:rsidR="00AB3287">
        <w:rPr>
          <w:bCs/>
        </w:rPr>
        <w:t xml:space="preserve"> </w:t>
      </w:r>
      <w:r>
        <w:rPr>
          <w:bCs/>
        </w:rPr>
        <w:t>a</w:t>
      </w:r>
      <w:r w:rsidR="00AB3287">
        <w:rPr>
          <w:bCs/>
        </w:rPr>
        <w:t xml:space="preserve">t a low level. </w:t>
      </w:r>
      <w:r w:rsidR="00FE5EA8">
        <w:rPr>
          <w:bCs/>
        </w:rPr>
        <w:t xml:space="preserve">The number of participants is based on existing literature </w:t>
      </w:r>
      <w:r w:rsidR="00FE5EA8">
        <w:rPr>
          <w:bCs/>
        </w:rPr>
        <w:lastRenderedPageBreak/>
        <w:t>on task</w:t>
      </w:r>
      <w:r>
        <w:rPr>
          <w:bCs/>
        </w:rPr>
        <w:t>/modality</w:t>
      </w:r>
      <w:r w:rsidR="00FE5EA8">
        <w:rPr>
          <w:bCs/>
        </w:rPr>
        <w:t xml:space="preserve"> </w:t>
      </w:r>
      <w:r w:rsidR="000C47B2">
        <w:rPr>
          <w:bCs/>
        </w:rPr>
        <w:t xml:space="preserve">and language </w:t>
      </w:r>
      <w:r w:rsidR="00FE5EA8">
        <w:rPr>
          <w:bCs/>
        </w:rPr>
        <w:t>switching (</w:t>
      </w:r>
      <w:r w:rsidR="000C47B2">
        <w:rPr>
          <w:bCs/>
        </w:rPr>
        <w:t xml:space="preserve">Philipp &amp; Koch, 2011; </w:t>
      </w:r>
      <w:proofErr w:type="spellStart"/>
      <w:r w:rsidR="000C47B2">
        <w:rPr>
          <w:bCs/>
        </w:rPr>
        <w:t>Schaeffner</w:t>
      </w:r>
      <w:proofErr w:type="spellEnd"/>
      <w:r w:rsidR="000C47B2">
        <w:rPr>
          <w:bCs/>
        </w:rPr>
        <w:t xml:space="preserve"> et al., 2017; Frances et al., 2021; Wong &amp; Maurer, 2021</w:t>
      </w:r>
      <w:r w:rsidR="00FE5EA8">
        <w:rPr>
          <w:bCs/>
        </w:rPr>
        <w:t>).</w:t>
      </w:r>
    </w:p>
    <w:p w14:paraId="0F249462" w14:textId="77777777" w:rsidR="00633A33" w:rsidRDefault="00633A33" w:rsidP="00DF74AA">
      <w:pPr>
        <w:pBdr>
          <w:top w:val="single" w:sz="4" w:space="1" w:color="auto"/>
          <w:left w:val="single" w:sz="4" w:space="4" w:color="auto"/>
          <w:bottom w:val="single" w:sz="4" w:space="1" w:color="auto"/>
          <w:right w:val="single" w:sz="4" w:space="4" w:color="auto"/>
        </w:pBdr>
        <w:rPr>
          <w:b/>
        </w:rPr>
      </w:pPr>
    </w:p>
    <w:p w14:paraId="0CB0E03B" w14:textId="77777777" w:rsidR="00633A33" w:rsidRDefault="003B4B46" w:rsidP="00DF74AA">
      <w:pPr>
        <w:pBdr>
          <w:top w:val="single" w:sz="4" w:space="1" w:color="auto"/>
          <w:left w:val="single" w:sz="4" w:space="4" w:color="auto"/>
          <w:bottom w:val="single" w:sz="4" w:space="1" w:color="auto"/>
          <w:right w:val="single" w:sz="4" w:space="4" w:color="auto"/>
        </w:pBdr>
        <w:rPr>
          <w:b/>
        </w:rPr>
      </w:pPr>
      <w:commentRangeStart w:id="23"/>
      <w:commentRangeStart w:id="24"/>
      <w:r w:rsidRPr="00633A33">
        <w:rPr>
          <w:b/>
          <w:u w:val="single"/>
        </w:rPr>
        <w:t>Stimuli</w:t>
      </w:r>
      <w:commentRangeEnd w:id="23"/>
      <w:r w:rsidR="005A6F04" w:rsidRPr="00633A33">
        <w:rPr>
          <w:rStyle w:val="CommentReference"/>
          <w:u w:val="single"/>
        </w:rPr>
        <w:commentReference w:id="23"/>
      </w:r>
      <w:commentRangeEnd w:id="24"/>
      <w:r w:rsidR="007B1931">
        <w:rPr>
          <w:rStyle w:val="CommentReference"/>
        </w:rPr>
        <w:commentReference w:id="24"/>
      </w:r>
      <w:r w:rsidRPr="00633A33">
        <w:rPr>
          <w:b/>
          <w:u w:val="single"/>
        </w:rPr>
        <w:t>:</w:t>
      </w:r>
      <w:r w:rsidR="00267611">
        <w:rPr>
          <w:b/>
        </w:rPr>
        <w:t xml:space="preserve"> </w:t>
      </w:r>
    </w:p>
    <w:p w14:paraId="3CE5C17C" w14:textId="38EA399C" w:rsidR="003B4B46" w:rsidRPr="00DF74AA" w:rsidRDefault="00267611" w:rsidP="00DF74AA">
      <w:pPr>
        <w:pBdr>
          <w:top w:val="single" w:sz="4" w:space="1" w:color="auto"/>
          <w:left w:val="single" w:sz="4" w:space="4" w:color="auto"/>
          <w:bottom w:val="single" w:sz="4" w:space="1" w:color="auto"/>
          <w:right w:val="single" w:sz="4" w:space="4" w:color="auto"/>
        </w:pBdr>
        <w:rPr>
          <w:bCs/>
        </w:rPr>
      </w:pPr>
      <w:commentRangeStart w:id="25"/>
      <w:r w:rsidRPr="00B03031">
        <w:rPr>
          <w:b/>
          <w:i/>
          <w:iCs/>
        </w:rPr>
        <w:t>N</w:t>
      </w:r>
      <w:commentRangeEnd w:id="25"/>
      <w:r w:rsidR="002E4DDD">
        <w:rPr>
          <w:rStyle w:val="CommentReference"/>
        </w:rPr>
        <w:commentReference w:id="25"/>
      </w:r>
      <w:r>
        <w:rPr>
          <w:bCs/>
        </w:rPr>
        <w:t xml:space="preserve"> di- and trisyllabic Spanish nouns and single and disyllabic English nouns will be employed. The stimuli are matched in terms of grapheme and phoneme length, number of syllables, and logarithmic frequency. </w:t>
      </w:r>
      <w:r w:rsidR="00B03031">
        <w:rPr>
          <w:bCs/>
        </w:rPr>
        <w:t xml:space="preserve">Inverse phonological and orthographic similarity are also controlled for with stimuli between languages having low to medium phonological and orthographic similarity to avoid cognate effects in language production. </w:t>
      </w:r>
      <w:r>
        <w:rPr>
          <w:bCs/>
        </w:rPr>
        <w:t>The respective images are controlled for imageability, visual complexity</w:t>
      </w:r>
      <w:r w:rsidR="0059430E">
        <w:rPr>
          <w:bCs/>
        </w:rPr>
        <w:t>,</w:t>
      </w:r>
      <w:r>
        <w:rPr>
          <w:bCs/>
        </w:rPr>
        <w:t xml:space="preserve"> and name agreement measures.</w:t>
      </w:r>
      <w:r w:rsidR="00DF74AA">
        <w:rPr>
          <w:bCs/>
        </w:rPr>
        <w:t xml:space="preserve"> </w:t>
      </w:r>
      <w:r w:rsidR="00DF74AA" w:rsidRPr="0098688A">
        <w:rPr>
          <w:bCs/>
        </w:rPr>
        <w:t>.</w:t>
      </w:r>
      <w:r w:rsidR="00DF74AA">
        <w:rPr>
          <w:bCs/>
        </w:rPr>
        <w:t xml:space="preserve"> -- make sure there is no feedback or feedforward inconsistency in the Spanish stimuli</w:t>
      </w:r>
    </w:p>
    <w:p w14:paraId="3AF6C43F" w14:textId="77777777" w:rsidR="00633A33" w:rsidRDefault="00633A33" w:rsidP="004C2DB8">
      <w:pPr>
        <w:pBdr>
          <w:top w:val="single" w:sz="4" w:space="1" w:color="auto"/>
          <w:left w:val="single" w:sz="4" w:space="4" w:color="auto"/>
          <w:bottom w:val="single" w:sz="4" w:space="1" w:color="auto"/>
          <w:right w:val="single" w:sz="4" w:space="4" w:color="auto"/>
        </w:pBdr>
        <w:rPr>
          <w:b/>
        </w:rPr>
      </w:pPr>
    </w:p>
    <w:p w14:paraId="27EC35DA" w14:textId="5501A3D3" w:rsidR="003B4B46" w:rsidRPr="00633A33" w:rsidRDefault="003B4B46" w:rsidP="004C2DB8">
      <w:pPr>
        <w:pBdr>
          <w:top w:val="single" w:sz="4" w:space="1" w:color="auto"/>
          <w:left w:val="single" w:sz="4" w:space="4" w:color="auto"/>
          <w:bottom w:val="single" w:sz="4" w:space="1" w:color="auto"/>
          <w:right w:val="single" w:sz="4" w:space="4" w:color="auto"/>
        </w:pBdr>
        <w:rPr>
          <w:bCs/>
          <w:u w:val="single"/>
        </w:rPr>
      </w:pPr>
      <w:commentRangeStart w:id="26"/>
      <w:r w:rsidRPr="00633A33">
        <w:rPr>
          <w:b/>
          <w:u w:val="single"/>
        </w:rPr>
        <w:t>Design</w:t>
      </w:r>
      <w:commentRangeEnd w:id="26"/>
      <w:r w:rsidR="00387628" w:rsidRPr="00633A33">
        <w:rPr>
          <w:rStyle w:val="CommentReference"/>
          <w:u w:val="single"/>
        </w:rPr>
        <w:commentReference w:id="26"/>
      </w:r>
      <w:r w:rsidRPr="00633A33">
        <w:rPr>
          <w:b/>
          <w:u w:val="single"/>
        </w:rPr>
        <w:t>:</w:t>
      </w:r>
      <w:r w:rsidR="00404FD2" w:rsidRPr="00633A33">
        <w:rPr>
          <w:b/>
          <w:u w:val="single"/>
        </w:rPr>
        <w:t xml:space="preserve"> </w:t>
      </w:r>
    </w:p>
    <w:p w14:paraId="7846F084" w14:textId="2BD657B2" w:rsidR="00633A33" w:rsidRPr="00FD2E51" w:rsidRDefault="001F1C0A" w:rsidP="004C2DB8">
      <w:pPr>
        <w:pBdr>
          <w:top w:val="single" w:sz="4" w:space="1" w:color="auto"/>
          <w:left w:val="single" w:sz="4" w:space="4" w:color="auto"/>
          <w:bottom w:val="single" w:sz="4" w:space="1" w:color="auto"/>
          <w:right w:val="single" w:sz="4" w:space="4" w:color="auto"/>
        </w:pBdr>
        <w:rPr>
          <w:bCs/>
        </w:rPr>
      </w:pPr>
      <w:r>
        <w:rPr>
          <w:bCs/>
        </w:rPr>
        <w:t xml:space="preserve">The picture naming task will involve response modality switch, whereby the participants’ task will be </w:t>
      </w:r>
      <w:r w:rsidR="00FD2E51">
        <w:rPr>
          <w:bCs/>
        </w:rPr>
        <w:t xml:space="preserve">asked </w:t>
      </w:r>
      <w:r>
        <w:rPr>
          <w:bCs/>
        </w:rPr>
        <w:t xml:space="preserve">to attend to the colour cue in each trial and accordingly name a picture either by typing or by speaking. </w:t>
      </w:r>
      <w:r w:rsidR="00FD2E51">
        <w:rPr>
          <w:bCs/>
        </w:rPr>
        <w:t>Typing and speaking trials will either follow one another or interchange, so that participants will see repeat trials (two typing/speaking trials) or switch trials (one trial per response modality). There will also be filler trials (same modality but different items) to ensure that participants do not predict the order of modality switch and/or item appearance. Modality sequence (repeat vs. switch) and response modality (typing vs. speaking) will be within-subjects independent variables. Reaction times (typing), speech onset time (SOT</w:t>
      </w:r>
      <w:r w:rsidR="005022D0">
        <w:rPr>
          <w:bCs/>
        </w:rPr>
        <w:t>, speaking</w:t>
      </w:r>
      <w:r w:rsidR="00FD2E51">
        <w:rPr>
          <w:bCs/>
        </w:rPr>
        <w:t>)</w:t>
      </w:r>
      <w:r w:rsidR="005022D0">
        <w:rPr>
          <w:bCs/>
        </w:rPr>
        <w:t>, accuracy in percentage, and durations (both for typing and for speaking) will be the dependent variables.</w:t>
      </w:r>
    </w:p>
    <w:p w14:paraId="00F1D96A" w14:textId="77777777" w:rsidR="001F1C0A" w:rsidRDefault="001F1C0A" w:rsidP="004C2DB8">
      <w:pPr>
        <w:pBdr>
          <w:top w:val="single" w:sz="4" w:space="1" w:color="auto"/>
          <w:left w:val="single" w:sz="4" w:space="4" w:color="auto"/>
          <w:bottom w:val="single" w:sz="4" w:space="1" w:color="auto"/>
          <w:right w:val="single" w:sz="4" w:space="4" w:color="auto"/>
        </w:pBdr>
        <w:rPr>
          <w:b/>
        </w:rPr>
      </w:pPr>
    </w:p>
    <w:p w14:paraId="4F34F009" w14:textId="77777777" w:rsidR="00633A33" w:rsidRDefault="003B4B46" w:rsidP="004C2DB8">
      <w:pPr>
        <w:pBdr>
          <w:top w:val="single" w:sz="4" w:space="1" w:color="auto"/>
          <w:left w:val="single" w:sz="4" w:space="4" w:color="auto"/>
          <w:bottom w:val="single" w:sz="4" w:space="1" w:color="auto"/>
          <w:right w:val="single" w:sz="4" w:space="4" w:color="auto"/>
        </w:pBdr>
        <w:rPr>
          <w:b/>
        </w:rPr>
      </w:pPr>
      <w:r w:rsidRPr="00633A33">
        <w:rPr>
          <w:b/>
          <w:u w:val="single"/>
        </w:rPr>
        <w:t>Procedure:</w:t>
      </w:r>
      <w:r w:rsidR="00404FD2">
        <w:rPr>
          <w:b/>
        </w:rPr>
        <w:t xml:space="preserve"> </w:t>
      </w:r>
    </w:p>
    <w:p w14:paraId="3F52DC76" w14:textId="0D3AE862" w:rsidR="00C3518C" w:rsidRPr="00DF74AA" w:rsidRDefault="00C3518C" w:rsidP="004C2DB8">
      <w:pPr>
        <w:pBdr>
          <w:top w:val="single" w:sz="4" w:space="1" w:color="auto"/>
          <w:left w:val="single" w:sz="4" w:space="4" w:color="auto"/>
          <w:bottom w:val="single" w:sz="4" w:space="1" w:color="auto"/>
          <w:right w:val="single" w:sz="4" w:space="4" w:color="auto"/>
        </w:pBdr>
        <w:rPr>
          <w:bCs/>
        </w:rPr>
      </w:pPr>
      <w:r>
        <w:rPr>
          <w:bCs/>
        </w:rPr>
        <w:t xml:space="preserve">The experiment consists of </w:t>
      </w:r>
      <w:r w:rsidR="00667074">
        <w:rPr>
          <w:bCs/>
        </w:rPr>
        <w:t>one</w:t>
      </w:r>
      <w:r>
        <w:rPr>
          <w:bCs/>
        </w:rPr>
        <w:t xml:space="preserve"> session</w:t>
      </w:r>
      <w:r w:rsidR="00667074">
        <w:rPr>
          <w:bCs/>
        </w:rPr>
        <w:t xml:space="preserve"> </w:t>
      </w:r>
      <w:r w:rsidR="00DF74AA">
        <w:rPr>
          <w:bCs/>
        </w:rPr>
        <w:t>and</w:t>
      </w:r>
      <w:r w:rsidR="00667074">
        <w:rPr>
          <w:bCs/>
        </w:rPr>
        <w:t xml:space="preserve"> will begin with a familiarisation phase</w:t>
      </w:r>
      <w:r>
        <w:rPr>
          <w:bCs/>
        </w:rPr>
        <w:t xml:space="preserve">. </w:t>
      </w:r>
      <w:r w:rsidR="00667074">
        <w:rPr>
          <w:bCs/>
        </w:rPr>
        <w:t>In t</w:t>
      </w:r>
      <w:r w:rsidR="00DF74AA">
        <w:rPr>
          <w:bCs/>
        </w:rPr>
        <w:t>he familiarisation</w:t>
      </w:r>
      <w:r w:rsidR="00667074">
        <w:rPr>
          <w:bCs/>
        </w:rPr>
        <w:t xml:space="preserve"> </w:t>
      </w:r>
      <w:r>
        <w:rPr>
          <w:bCs/>
        </w:rPr>
        <w:t>phase</w:t>
      </w:r>
      <w:r w:rsidR="00667074">
        <w:rPr>
          <w:bCs/>
        </w:rPr>
        <w:t>,</w:t>
      </w:r>
      <w:r>
        <w:rPr>
          <w:bCs/>
        </w:rPr>
        <w:t xml:space="preserve"> </w:t>
      </w:r>
      <w:r w:rsidR="00DF74AA">
        <w:rPr>
          <w:bCs/>
        </w:rPr>
        <w:t xml:space="preserve">participants will </w:t>
      </w:r>
      <w:r w:rsidR="00977F31">
        <w:rPr>
          <w:bCs/>
        </w:rPr>
        <w:t xml:space="preserve">be </w:t>
      </w:r>
      <w:r w:rsidR="00C429A1">
        <w:rPr>
          <w:bCs/>
        </w:rPr>
        <w:t xml:space="preserve">presented with a randomised </w:t>
      </w:r>
      <w:r w:rsidR="00977F31">
        <w:rPr>
          <w:bCs/>
        </w:rPr>
        <w:t xml:space="preserve">sequence </w:t>
      </w:r>
      <w:r w:rsidR="00C429A1">
        <w:rPr>
          <w:bCs/>
        </w:rPr>
        <w:t>of the target pictures and they will be asked to name each object. Feedback will be provided when a different word tha</w:t>
      </w:r>
      <w:r w:rsidR="00977F31">
        <w:rPr>
          <w:bCs/>
        </w:rPr>
        <w:t>n</w:t>
      </w:r>
      <w:r w:rsidR="00C429A1">
        <w:rPr>
          <w:bCs/>
        </w:rPr>
        <w:t xml:space="preserve"> the one expected is used. </w:t>
      </w:r>
      <w:commentRangeStart w:id="27"/>
      <w:r w:rsidR="00C429A1">
        <w:rPr>
          <w:bCs/>
        </w:rPr>
        <w:t xml:space="preserve">A second naming session will be performed to </w:t>
      </w:r>
      <w:r w:rsidR="00977F31">
        <w:rPr>
          <w:bCs/>
        </w:rPr>
        <w:t>en</w:t>
      </w:r>
      <w:r w:rsidR="00C429A1">
        <w:rPr>
          <w:bCs/>
        </w:rPr>
        <w:t>sure that each participant has named each object as expected</w:t>
      </w:r>
      <w:commentRangeEnd w:id="27"/>
      <w:r w:rsidR="00977F31">
        <w:rPr>
          <w:rStyle w:val="CommentReference"/>
        </w:rPr>
        <w:commentReference w:id="27"/>
      </w:r>
      <w:r w:rsidR="00C429A1">
        <w:rPr>
          <w:bCs/>
        </w:rPr>
        <w:t xml:space="preserve">. </w:t>
      </w:r>
      <w:r w:rsidR="00DF74AA">
        <w:rPr>
          <w:bCs/>
        </w:rPr>
        <w:t>A</w:t>
      </w:r>
      <w:r w:rsidR="001E4F7C">
        <w:rPr>
          <w:bCs/>
        </w:rPr>
        <w:t xml:space="preserve"> picture naming task</w:t>
      </w:r>
      <w:r w:rsidR="00DF74AA">
        <w:rPr>
          <w:bCs/>
        </w:rPr>
        <w:t xml:space="preserve"> constitutes the main experimental task. The participants</w:t>
      </w:r>
      <w:r w:rsidR="001E4F7C">
        <w:rPr>
          <w:bCs/>
        </w:rPr>
        <w:t xml:space="preserve"> will be asked to either type or utter the name of the object presented </w:t>
      </w:r>
      <w:r w:rsidR="00CA4B1C">
        <w:rPr>
          <w:bCs/>
        </w:rPr>
        <w:t>o</w:t>
      </w:r>
      <w:r w:rsidR="001E4F7C">
        <w:rPr>
          <w:bCs/>
        </w:rPr>
        <w:t xml:space="preserve">n the screen. </w:t>
      </w:r>
      <w:r w:rsidR="00977F31">
        <w:rPr>
          <w:bCs/>
        </w:rPr>
        <w:t>They will view a set of pictures with different colour backgrounds and they will be informed that colour A required this word to be typed, while colour B requires for this word to be uttered.</w:t>
      </w:r>
      <w:r w:rsidR="00977F31">
        <w:rPr>
          <w:bCs/>
        </w:rPr>
        <w:t xml:space="preserve"> Colour-modality associations will be counter-balanced between participants. Participants will be trained on the color-modality association before starting the main experimental trials. </w:t>
      </w:r>
      <w:r w:rsidR="001E4F7C">
        <w:rPr>
          <w:bCs/>
        </w:rPr>
        <w:t xml:space="preserve">The task will consist of one block </w:t>
      </w:r>
      <w:r w:rsidR="00447AD7">
        <w:rPr>
          <w:bCs/>
        </w:rPr>
        <w:t xml:space="preserve">with </w:t>
      </w:r>
      <w:r w:rsidR="00C429A1">
        <w:rPr>
          <w:bCs/>
        </w:rPr>
        <w:t>a</w:t>
      </w:r>
      <w:r w:rsidR="00447AD7">
        <w:rPr>
          <w:bCs/>
        </w:rPr>
        <w:t xml:space="preserve"> break</w:t>
      </w:r>
      <w:r w:rsidR="00C429A1">
        <w:rPr>
          <w:bCs/>
        </w:rPr>
        <w:t xml:space="preserve"> every X trials</w:t>
      </w:r>
      <w:r w:rsidR="00DF74AA">
        <w:rPr>
          <w:bCs/>
        </w:rPr>
        <w:t xml:space="preserve"> (t</w:t>
      </w:r>
      <w:r w:rsidR="00447AD7">
        <w:rPr>
          <w:bCs/>
        </w:rPr>
        <w:t>his will depend on how many trials we will end up with)</w:t>
      </w:r>
      <w:r w:rsidR="001E4F7C">
        <w:rPr>
          <w:bCs/>
        </w:rPr>
        <w:t xml:space="preserve">. </w:t>
      </w:r>
    </w:p>
    <w:p w14:paraId="12003131" w14:textId="04B77237" w:rsidR="001E4F7C" w:rsidRPr="001E4F7C" w:rsidRDefault="001E4F7C" w:rsidP="004C2DB8">
      <w:pPr>
        <w:pBdr>
          <w:top w:val="single" w:sz="4" w:space="1" w:color="auto"/>
          <w:left w:val="single" w:sz="4" w:space="4" w:color="auto"/>
          <w:bottom w:val="single" w:sz="4" w:space="1" w:color="auto"/>
          <w:right w:val="single" w:sz="4" w:space="4" w:color="auto"/>
        </w:pBdr>
        <w:rPr>
          <w:bCs/>
        </w:rPr>
      </w:pPr>
      <w:r w:rsidRPr="001E4F7C">
        <w:rPr>
          <w:bCs/>
          <w:i/>
          <w:iCs/>
        </w:rPr>
        <w:t>Output measures:</w:t>
      </w:r>
      <w:r>
        <w:rPr>
          <w:bCs/>
          <w:i/>
          <w:iCs/>
        </w:rPr>
        <w:t xml:space="preserve"> </w:t>
      </w:r>
      <w:commentRangeStart w:id="28"/>
      <w:r>
        <w:rPr>
          <w:bCs/>
        </w:rPr>
        <w:t xml:space="preserve">SOT for speaking, onset latencies in RT </w:t>
      </w:r>
      <w:commentRangeEnd w:id="28"/>
      <w:r w:rsidR="00977F31">
        <w:rPr>
          <w:rStyle w:val="CommentReference"/>
        </w:rPr>
        <w:commentReference w:id="28"/>
      </w:r>
      <w:r>
        <w:rPr>
          <w:bCs/>
        </w:rPr>
        <w:t xml:space="preserve">for </w:t>
      </w:r>
      <w:r w:rsidR="00CA4B1C">
        <w:rPr>
          <w:bCs/>
        </w:rPr>
        <w:t>typing</w:t>
      </w:r>
      <w:r>
        <w:rPr>
          <w:bCs/>
        </w:rPr>
        <w:t>, accuracy</w:t>
      </w:r>
      <w:r w:rsidR="00CA4B1C">
        <w:rPr>
          <w:bCs/>
        </w:rPr>
        <w:t>, durations (for both speaking and typing)</w:t>
      </w:r>
    </w:p>
    <w:p w14:paraId="5EDCCE3E" w14:textId="77777777" w:rsidR="00633A33" w:rsidRDefault="00633A33" w:rsidP="004C2DB8">
      <w:pPr>
        <w:pBdr>
          <w:top w:val="single" w:sz="4" w:space="1" w:color="auto"/>
          <w:left w:val="single" w:sz="4" w:space="4" w:color="auto"/>
          <w:bottom w:val="single" w:sz="4" w:space="1" w:color="auto"/>
          <w:right w:val="single" w:sz="4" w:space="4" w:color="auto"/>
        </w:pBdr>
        <w:rPr>
          <w:b/>
        </w:rPr>
      </w:pPr>
    </w:p>
    <w:p w14:paraId="0BBE9074" w14:textId="3CE957DF" w:rsidR="007D3B70" w:rsidRPr="00633A33" w:rsidRDefault="007D3B70" w:rsidP="004C2DB8">
      <w:pPr>
        <w:pBdr>
          <w:top w:val="single" w:sz="4" w:space="1" w:color="auto"/>
          <w:left w:val="single" w:sz="4" w:space="4" w:color="auto"/>
          <w:bottom w:val="single" w:sz="4" w:space="1" w:color="auto"/>
          <w:right w:val="single" w:sz="4" w:space="4" w:color="auto"/>
        </w:pBdr>
        <w:rPr>
          <w:b/>
          <w:u w:val="single"/>
        </w:rPr>
      </w:pPr>
      <w:r w:rsidRPr="00633A33">
        <w:rPr>
          <w:b/>
          <w:u w:val="single"/>
        </w:rPr>
        <w:lastRenderedPageBreak/>
        <w:t>Relevance:</w:t>
      </w:r>
    </w:p>
    <w:p w14:paraId="3A566C28" w14:textId="257200FE" w:rsidR="000C1708" w:rsidRPr="00B53DEB" w:rsidRDefault="00F0653F" w:rsidP="004C2DB8">
      <w:pPr>
        <w:pBdr>
          <w:top w:val="single" w:sz="4" w:space="1" w:color="auto"/>
          <w:left w:val="single" w:sz="4" w:space="4" w:color="auto"/>
          <w:bottom w:val="single" w:sz="4" w:space="1" w:color="auto"/>
          <w:right w:val="single" w:sz="4" w:space="4" w:color="auto"/>
        </w:pBdr>
        <w:rPr>
          <w:bCs/>
        </w:rPr>
      </w:pPr>
      <w:r w:rsidRPr="00005474">
        <w:rPr>
          <w:bCs/>
        </w:rPr>
        <w:t>The present study will enhance knowledge regarding the interaction of spoken and written output modalities</w:t>
      </w:r>
      <w:r w:rsidR="00DF74AA" w:rsidRPr="00005474">
        <w:rPr>
          <w:bCs/>
        </w:rPr>
        <w:t xml:space="preserve"> in language production</w:t>
      </w:r>
      <w:r w:rsidR="00005474">
        <w:rPr>
          <w:bCs/>
        </w:rPr>
        <w:t>, by informing</w:t>
      </w:r>
      <w:r w:rsidRPr="00005474">
        <w:rPr>
          <w:bCs/>
        </w:rPr>
        <w:t xml:space="preserve"> further on the interplay between phonological and orthographic representations and their activation during speaking and writing. </w:t>
      </w:r>
      <w:r w:rsidR="00005474">
        <w:rPr>
          <w:bCs/>
        </w:rPr>
        <w:t xml:space="preserve">The pragmatic </w:t>
      </w:r>
      <w:r w:rsidR="00B53DEB">
        <w:rPr>
          <w:bCs/>
        </w:rPr>
        <w:t xml:space="preserve">implications of this research cannot also be overlooked since </w:t>
      </w:r>
      <w:r w:rsidR="00633A33">
        <w:rPr>
          <w:bCs/>
        </w:rPr>
        <w:t>typing and speaking</w:t>
      </w:r>
      <w:r w:rsidR="00B53DEB">
        <w:rPr>
          <w:bCs/>
        </w:rPr>
        <w:t xml:space="preserve"> </w:t>
      </w:r>
      <w:r w:rsidR="00633A33">
        <w:rPr>
          <w:bCs/>
        </w:rPr>
        <w:t>are both</w:t>
      </w:r>
      <w:r w:rsidR="00B53DEB">
        <w:rPr>
          <w:bCs/>
        </w:rPr>
        <w:t xml:space="preserve"> basic part</w:t>
      </w:r>
      <w:r w:rsidR="00633A33">
        <w:rPr>
          <w:bCs/>
        </w:rPr>
        <w:t>s</w:t>
      </w:r>
      <w:r w:rsidR="00B53DEB">
        <w:rPr>
          <w:bCs/>
        </w:rPr>
        <w:t xml:space="preserve"> of everyday life and by extension of communication. It is thus important to gain more insight in the dynamics of our two widely employed ways of communicating.</w:t>
      </w:r>
    </w:p>
    <w:p w14:paraId="4DE81FB5" w14:textId="4B1619A6" w:rsidR="007D3B70" w:rsidRPr="007D3B70" w:rsidRDefault="007D3B70" w:rsidP="004C2DB8">
      <w:pPr>
        <w:pBdr>
          <w:top w:val="single" w:sz="4" w:space="1" w:color="auto"/>
          <w:left w:val="single" w:sz="4" w:space="4" w:color="auto"/>
          <w:bottom w:val="single" w:sz="4" w:space="1" w:color="auto"/>
          <w:right w:val="single" w:sz="4" w:space="4" w:color="auto"/>
        </w:pBdr>
        <w:rPr>
          <w:bCs/>
        </w:rPr>
      </w:pPr>
      <w:r>
        <w:rPr>
          <w:bCs/>
        </w:rPr>
        <w:t>REFERENCES:</w:t>
      </w:r>
    </w:p>
    <w:bookmarkEnd w:id="0"/>
    <w:p w14:paraId="52989718" w14:textId="3EA29024" w:rsidR="00E17385" w:rsidRPr="00651915" w:rsidRDefault="00E1738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Allport, A., Styles, E. A., &amp; Hsieh, S. (1994). </w:t>
      </w:r>
      <w:r w:rsidRPr="00651915">
        <w:rPr>
          <w:rFonts w:asciiTheme="minorHAnsi" w:hAnsiTheme="minorHAnsi" w:cstheme="minorHAnsi"/>
          <w:color w:val="222222"/>
          <w:shd w:val="clear" w:color="auto" w:fill="FFFFFF"/>
        </w:rPr>
        <w:t xml:space="preserve">Shifting intentional set: Exploring the dynamic control of tasks. In C. </w:t>
      </w:r>
      <w:proofErr w:type="spellStart"/>
      <w:r w:rsidRPr="00651915">
        <w:rPr>
          <w:rFonts w:asciiTheme="minorHAnsi" w:hAnsiTheme="minorHAnsi" w:cstheme="minorHAnsi"/>
          <w:color w:val="222222"/>
          <w:shd w:val="clear" w:color="auto" w:fill="FFFFFF"/>
        </w:rPr>
        <w:t>Umilta</w:t>
      </w:r>
      <w:proofErr w:type="spellEnd"/>
      <w:r w:rsidRPr="00651915">
        <w:rPr>
          <w:rFonts w:asciiTheme="minorHAnsi" w:hAnsiTheme="minorHAnsi" w:cstheme="minorHAnsi"/>
          <w:color w:val="222222"/>
          <w:shd w:val="clear" w:color="auto" w:fill="FFFFFF"/>
        </w:rPr>
        <w:t xml:space="preserve"> &amp; M. </w:t>
      </w:r>
      <w:proofErr w:type="spellStart"/>
      <w:r w:rsidRPr="00651915">
        <w:rPr>
          <w:rFonts w:asciiTheme="minorHAnsi" w:hAnsiTheme="minorHAnsi" w:cstheme="minorHAnsi"/>
          <w:color w:val="222222"/>
          <w:shd w:val="clear" w:color="auto" w:fill="FFFFFF"/>
        </w:rPr>
        <w:t>Moscovitch</w:t>
      </w:r>
      <w:proofErr w:type="spellEnd"/>
      <w:r w:rsidRPr="00651915">
        <w:rPr>
          <w:rFonts w:asciiTheme="minorHAnsi" w:hAnsiTheme="minorHAnsi" w:cstheme="minorHAnsi"/>
          <w:color w:val="222222"/>
          <w:shd w:val="clear" w:color="auto" w:fill="FFFFFF"/>
        </w:rPr>
        <w:t xml:space="preserve"> (Eds.) Attention and performance XV: Conscious and nonconscious information processing (pp. 421–452). Hillsdale, NJ: Erlbaum.</w:t>
      </w:r>
    </w:p>
    <w:p w14:paraId="7D8095CF" w14:textId="5A6F6C97"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 xml:space="preserve">Bonin, P., </w:t>
      </w:r>
      <w:proofErr w:type="spellStart"/>
      <w:r w:rsidRPr="00651915">
        <w:rPr>
          <w:rFonts w:asciiTheme="minorHAnsi" w:hAnsiTheme="minorHAnsi" w:cstheme="minorHAnsi"/>
          <w:color w:val="222222"/>
          <w:shd w:val="clear" w:color="auto" w:fill="FFFFFF"/>
        </w:rPr>
        <w:t>Peereman</w:t>
      </w:r>
      <w:proofErr w:type="spellEnd"/>
      <w:r w:rsidRPr="00651915">
        <w:rPr>
          <w:rFonts w:asciiTheme="minorHAnsi" w:hAnsiTheme="minorHAnsi" w:cstheme="minorHAnsi"/>
          <w:color w:val="222222"/>
          <w:shd w:val="clear" w:color="auto" w:fill="FFFFFF"/>
        </w:rPr>
        <w:t>, R., &amp; Fayol, M. (2001). Do Phonological Codes Constrain the Selection of Orthographic Codes in Written Picture Naming? Journal of Memory and Language, 45(4), 688-720.</w:t>
      </w:r>
    </w:p>
    <w:p w14:paraId="7FA5B245" w14:textId="0BFBF3D6"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 xml:space="preserve">Costa, A., &amp; </w:t>
      </w:r>
      <w:proofErr w:type="spellStart"/>
      <w:r w:rsidRPr="00651915">
        <w:rPr>
          <w:rFonts w:asciiTheme="minorHAnsi" w:hAnsiTheme="minorHAnsi" w:cstheme="minorHAnsi"/>
          <w:color w:val="222222"/>
          <w:shd w:val="clear" w:color="auto" w:fill="FFFFFF"/>
        </w:rPr>
        <w:t>Santesteban</w:t>
      </w:r>
      <w:proofErr w:type="spellEnd"/>
      <w:r w:rsidRPr="00651915">
        <w:rPr>
          <w:rFonts w:asciiTheme="minorHAnsi" w:hAnsiTheme="minorHAnsi" w:cstheme="minorHAnsi"/>
          <w:color w:val="222222"/>
          <w:shd w:val="clear" w:color="auto" w:fill="FFFFFF"/>
        </w:rPr>
        <w:t>, M. (2004). Lexical access in bilingual speech production: Evidence from language switching in highly proficient bilinguals and L2 learners. </w:t>
      </w:r>
      <w:r w:rsidRPr="00651915">
        <w:rPr>
          <w:rFonts w:asciiTheme="minorHAnsi" w:hAnsiTheme="minorHAnsi" w:cstheme="minorHAnsi"/>
          <w:i/>
          <w:iCs/>
          <w:color w:val="222222"/>
          <w:shd w:val="clear" w:color="auto" w:fill="FFFFFF"/>
        </w:rPr>
        <w:t>Journal of memory and Language</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50</w:t>
      </w:r>
      <w:r w:rsidRPr="00651915">
        <w:rPr>
          <w:rFonts w:asciiTheme="minorHAnsi" w:hAnsiTheme="minorHAnsi" w:cstheme="minorHAnsi"/>
          <w:color w:val="222222"/>
          <w:shd w:val="clear" w:color="auto" w:fill="FFFFFF"/>
        </w:rPr>
        <w:t>(4), 491-511.</w:t>
      </w:r>
    </w:p>
    <w:p w14:paraId="5BC60B9E" w14:textId="28BD7882"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Filippi</w:t>
      </w:r>
      <w:proofErr w:type="spellEnd"/>
      <w:r w:rsidRPr="00651915">
        <w:rPr>
          <w:rFonts w:asciiTheme="minorHAnsi" w:hAnsiTheme="minorHAnsi" w:cstheme="minorHAnsi"/>
          <w:color w:val="222222"/>
          <w:shd w:val="clear" w:color="auto" w:fill="FFFFFF"/>
        </w:rPr>
        <w:t xml:space="preserve">, R., </w:t>
      </w:r>
      <w:proofErr w:type="spellStart"/>
      <w:r w:rsidRPr="00651915">
        <w:rPr>
          <w:rFonts w:asciiTheme="minorHAnsi" w:hAnsiTheme="minorHAnsi" w:cstheme="minorHAnsi"/>
          <w:color w:val="222222"/>
          <w:shd w:val="clear" w:color="auto" w:fill="FFFFFF"/>
        </w:rPr>
        <w:t>Karaminis</w:t>
      </w:r>
      <w:proofErr w:type="spellEnd"/>
      <w:r w:rsidRPr="00651915">
        <w:rPr>
          <w:rFonts w:asciiTheme="minorHAnsi" w:hAnsiTheme="minorHAnsi" w:cstheme="minorHAnsi"/>
          <w:color w:val="222222"/>
          <w:shd w:val="clear" w:color="auto" w:fill="FFFFFF"/>
        </w:rPr>
        <w:t>, T., &amp; Thomas, M. S. (2014). Language switching in bilingual production: Empirical data and computational modelling.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17</w:t>
      </w:r>
      <w:r w:rsidRPr="00651915">
        <w:rPr>
          <w:rFonts w:asciiTheme="minorHAnsi" w:hAnsiTheme="minorHAnsi" w:cstheme="minorHAnsi"/>
          <w:color w:val="222222"/>
          <w:shd w:val="clear" w:color="auto" w:fill="FFFFFF"/>
        </w:rPr>
        <w:t>(2), 294-315.</w:t>
      </w:r>
    </w:p>
    <w:p w14:paraId="09F587C3" w14:textId="6FCF8624" w:rsidR="004C2DB8"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Luria, A. R. (1970). </w:t>
      </w:r>
      <w:r w:rsidRPr="00651915">
        <w:rPr>
          <w:rFonts w:asciiTheme="minorHAnsi" w:hAnsiTheme="minorHAnsi" w:cstheme="minorHAnsi"/>
          <w:i/>
          <w:iCs/>
          <w:color w:val="222222"/>
          <w:shd w:val="clear" w:color="auto" w:fill="FFFFFF"/>
        </w:rPr>
        <w:t>Traumatic aphasia: Its syndromes, psychology and treatment</w:t>
      </w:r>
      <w:r w:rsidRPr="00651915">
        <w:rPr>
          <w:rFonts w:asciiTheme="minorHAnsi" w:hAnsiTheme="minorHAnsi" w:cstheme="minorHAnsi"/>
          <w:color w:val="222222"/>
          <w:shd w:val="clear" w:color="auto" w:fill="FFFFFF"/>
        </w:rPr>
        <w:t> (No. 5). Walter de Gruyter.</w:t>
      </w:r>
    </w:p>
    <w:p w14:paraId="075A051F" w14:textId="7B2A205B"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Macizo</w:t>
      </w:r>
      <w:proofErr w:type="spellEnd"/>
      <w:r w:rsidRPr="00651915">
        <w:rPr>
          <w:rFonts w:asciiTheme="minorHAnsi" w:hAnsiTheme="minorHAnsi" w:cstheme="minorHAnsi"/>
          <w:color w:val="222222"/>
          <w:shd w:val="clear" w:color="auto" w:fill="FFFFFF"/>
        </w:rPr>
        <w:t xml:space="preserve">, P., Bajo, T., &amp; </w:t>
      </w:r>
      <w:proofErr w:type="spellStart"/>
      <w:r w:rsidRPr="00651915">
        <w:rPr>
          <w:rFonts w:asciiTheme="minorHAnsi" w:hAnsiTheme="minorHAnsi" w:cstheme="minorHAnsi"/>
          <w:color w:val="222222"/>
          <w:shd w:val="clear" w:color="auto" w:fill="FFFFFF"/>
        </w:rPr>
        <w:t>Paolieri</w:t>
      </w:r>
      <w:proofErr w:type="spellEnd"/>
      <w:r w:rsidRPr="00651915">
        <w:rPr>
          <w:rFonts w:asciiTheme="minorHAnsi" w:hAnsiTheme="minorHAnsi" w:cstheme="minorHAnsi"/>
          <w:color w:val="222222"/>
          <w:shd w:val="clear" w:color="auto" w:fill="FFFFFF"/>
        </w:rPr>
        <w:t>, D. (2012). Language switching and language competition. </w:t>
      </w:r>
      <w:r w:rsidRPr="00651915">
        <w:rPr>
          <w:rFonts w:asciiTheme="minorHAnsi" w:hAnsiTheme="minorHAnsi" w:cstheme="minorHAnsi"/>
          <w:i/>
          <w:iCs/>
          <w:color w:val="222222"/>
          <w:shd w:val="clear" w:color="auto" w:fill="FFFFFF"/>
        </w:rPr>
        <w:t>Second Language Research</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28</w:t>
      </w:r>
      <w:r w:rsidRPr="00651915">
        <w:rPr>
          <w:rFonts w:asciiTheme="minorHAnsi" w:hAnsiTheme="minorHAnsi" w:cstheme="minorHAnsi"/>
          <w:color w:val="222222"/>
          <w:shd w:val="clear" w:color="auto" w:fill="FFFFFF"/>
        </w:rPr>
        <w:t>(2), 131-149.</w:t>
      </w:r>
    </w:p>
    <w:p w14:paraId="113170F3" w14:textId="27440480"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BD7850">
        <w:rPr>
          <w:rFonts w:asciiTheme="minorHAnsi" w:hAnsiTheme="minorHAnsi" w:cstheme="minorHAnsi"/>
          <w:color w:val="222222"/>
          <w:shd w:val="clear" w:color="auto" w:fill="FFFFFF"/>
        </w:rPr>
        <w:t>Meuter</w:t>
      </w:r>
      <w:proofErr w:type="spellEnd"/>
      <w:r w:rsidRPr="00BD7850">
        <w:rPr>
          <w:rFonts w:asciiTheme="minorHAnsi" w:hAnsiTheme="minorHAnsi" w:cstheme="minorHAnsi"/>
          <w:color w:val="222222"/>
          <w:shd w:val="clear" w:color="auto" w:fill="FFFFFF"/>
        </w:rPr>
        <w:t xml:space="preserve">, R.F.I. &amp; Allport, A. (1999). </w:t>
      </w:r>
      <w:r w:rsidRPr="00651915">
        <w:rPr>
          <w:rFonts w:asciiTheme="minorHAnsi" w:hAnsiTheme="minorHAnsi" w:cstheme="minorHAnsi"/>
          <w:color w:val="222222"/>
          <w:shd w:val="clear" w:color="auto" w:fill="FFFFFF"/>
        </w:rPr>
        <w:t>Bilingual language-switching in naming: asymmetrical costs of language selection. Journal of Memory and Language, 40, 25-40.</w:t>
      </w:r>
    </w:p>
    <w:p w14:paraId="776D7225" w14:textId="03A4C57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 xml:space="preserve">Miceli, G., </w:t>
      </w:r>
      <w:proofErr w:type="spellStart"/>
      <w:r w:rsidRPr="00651915">
        <w:rPr>
          <w:rFonts w:asciiTheme="minorHAnsi" w:hAnsiTheme="minorHAnsi" w:cstheme="minorHAnsi"/>
          <w:color w:val="222222"/>
          <w:shd w:val="clear" w:color="auto" w:fill="FFFFFF"/>
        </w:rPr>
        <w:t>Benvegnù</w:t>
      </w:r>
      <w:proofErr w:type="spellEnd"/>
      <w:r w:rsidRPr="00651915">
        <w:rPr>
          <w:rFonts w:asciiTheme="minorHAnsi" w:hAnsiTheme="minorHAnsi" w:cstheme="minorHAnsi"/>
          <w:color w:val="222222"/>
          <w:shd w:val="clear" w:color="auto" w:fill="FFFFFF"/>
        </w:rPr>
        <w:t xml:space="preserve">, B., </w:t>
      </w:r>
      <w:proofErr w:type="spellStart"/>
      <w:r w:rsidRPr="00651915">
        <w:rPr>
          <w:rFonts w:asciiTheme="minorHAnsi" w:hAnsiTheme="minorHAnsi" w:cstheme="minorHAnsi"/>
          <w:color w:val="222222"/>
          <w:shd w:val="clear" w:color="auto" w:fill="FFFFFF"/>
        </w:rPr>
        <w:t>Capasso</w:t>
      </w:r>
      <w:proofErr w:type="spellEnd"/>
      <w:r w:rsidRPr="00651915">
        <w:rPr>
          <w:rFonts w:asciiTheme="minorHAnsi" w:hAnsiTheme="minorHAnsi" w:cstheme="minorHAnsi"/>
          <w:color w:val="222222"/>
          <w:shd w:val="clear" w:color="auto" w:fill="FFFFFF"/>
        </w:rPr>
        <w:t xml:space="preserve">, R., &amp; </w:t>
      </w:r>
      <w:proofErr w:type="spellStart"/>
      <w:r w:rsidRPr="00651915">
        <w:rPr>
          <w:rFonts w:asciiTheme="minorHAnsi" w:hAnsiTheme="minorHAnsi" w:cstheme="minorHAnsi"/>
          <w:color w:val="222222"/>
          <w:shd w:val="clear" w:color="auto" w:fill="FFFFFF"/>
        </w:rPr>
        <w:t>Caramazza</w:t>
      </w:r>
      <w:proofErr w:type="spellEnd"/>
      <w:r w:rsidRPr="00651915">
        <w:rPr>
          <w:rFonts w:asciiTheme="minorHAnsi" w:hAnsiTheme="minorHAnsi" w:cstheme="minorHAnsi"/>
          <w:color w:val="222222"/>
          <w:shd w:val="clear" w:color="auto" w:fill="FFFFFF"/>
        </w:rPr>
        <w:t>, A. (1997). The independence of phonological and orthographic lexical forms: Evidence from aphasia. </w:t>
      </w:r>
      <w:r w:rsidRPr="00651915">
        <w:rPr>
          <w:rFonts w:asciiTheme="minorHAnsi" w:hAnsiTheme="minorHAnsi" w:cstheme="minorHAnsi"/>
          <w:i/>
          <w:iCs/>
          <w:color w:val="222222"/>
          <w:shd w:val="clear" w:color="auto" w:fill="FFFFFF"/>
        </w:rPr>
        <w:t>Cognitive Neuropsychology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14</w:t>
      </w:r>
      <w:r w:rsidRPr="00651915">
        <w:rPr>
          <w:rFonts w:asciiTheme="minorHAnsi" w:hAnsiTheme="minorHAnsi" w:cstheme="minorHAnsi"/>
          <w:color w:val="222222"/>
          <w:shd w:val="clear" w:color="auto" w:fill="FFFFFF"/>
        </w:rPr>
        <w:t>(1), 35-69.</w:t>
      </w:r>
    </w:p>
    <w:p w14:paraId="63383C52" w14:textId="40F7FFF8"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&amp; Koch, I. (2005). </w:t>
      </w:r>
      <w:r w:rsidRPr="00651915">
        <w:rPr>
          <w:rFonts w:asciiTheme="minorHAnsi" w:hAnsiTheme="minorHAnsi" w:cstheme="minorHAnsi"/>
          <w:color w:val="222222"/>
          <w:shd w:val="clear" w:color="auto" w:fill="FFFFFF"/>
        </w:rPr>
        <w:t>Switching of response modalities. </w:t>
      </w:r>
      <w:r w:rsidRPr="00651915">
        <w:rPr>
          <w:rFonts w:asciiTheme="minorHAnsi" w:hAnsiTheme="minorHAnsi" w:cstheme="minorHAnsi"/>
          <w:i/>
          <w:iCs/>
          <w:color w:val="222222"/>
          <w:shd w:val="clear" w:color="auto" w:fill="FFFFFF"/>
        </w:rPr>
        <w:t>The Quarterly Journal of Experimental Psychology Section A</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58</w:t>
      </w:r>
      <w:r w:rsidRPr="00651915">
        <w:rPr>
          <w:rFonts w:asciiTheme="minorHAnsi" w:hAnsiTheme="minorHAnsi" w:cstheme="minorHAnsi"/>
          <w:color w:val="222222"/>
          <w:shd w:val="clear" w:color="auto" w:fill="FFFFFF"/>
        </w:rPr>
        <w:t>(7), 1325-1338.</w:t>
      </w:r>
    </w:p>
    <w:p w14:paraId="0523A284" w14:textId="2246464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&amp; Koch, I. (2011). </w:t>
      </w:r>
      <w:r w:rsidRPr="00651915">
        <w:rPr>
          <w:rFonts w:asciiTheme="minorHAnsi" w:hAnsiTheme="minorHAnsi" w:cstheme="minorHAnsi"/>
          <w:color w:val="222222"/>
          <w:shd w:val="clear" w:color="auto" w:fill="FFFFFF"/>
        </w:rPr>
        <w:t>The role of response modalities in cognitive task representations. </w:t>
      </w:r>
      <w:r w:rsidRPr="00651915">
        <w:rPr>
          <w:rFonts w:asciiTheme="minorHAnsi" w:hAnsiTheme="minorHAnsi" w:cstheme="minorHAnsi"/>
          <w:i/>
          <w:iCs/>
          <w:color w:val="222222"/>
          <w:shd w:val="clear" w:color="auto" w:fill="FFFFFF"/>
        </w:rPr>
        <w:t>Advances in Cognitive Psychology</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 31.</w:t>
      </w:r>
    </w:p>
    <w:p w14:paraId="7D026655" w14:textId="01B493B4"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BD7850">
        <w:rPr>
          <w:rFonts w:asciiTheme="minorHAnsi" w:hAnsiTheme="minorHAnsi" w:cstheme="minorHAnsi"/>
          <w:color w:val="222222"/>
          <w:shd w:val="clear" w:color="auto" w:fill="FFFFFF"/>
        </w:rPr>
        <w:t xml:space="preserve">Philipp, A. M., Weidner, R., Koch, I., &amp; Fink, G. R. (2013). </w:t>
      </w:r>
      <w:r w:rsidRPr="00651915">
        <w:rPr>
          <w:rFonts w:asciiTheme="minorHAnsi" w:hAnsiTheme="minorHAnsi" w:cstheme="minorHAnsi"/>
          <w:color w:val="222222"/>
          <w:shd w:val="clear" w:color="auto" w:fill="FFFFFF"/>
        </w:rPr>
        <w:t>Differential roles of inferior frontal and inferior parietal cortex in task switching: Evidence from stimulus‐categorization switching and response‐modality switching. </w:t>
      </w:r>
      <w:r w:rsidRPr="00651915">
        <w:rPr>
          <w:rFonts w:asciiTheme="minorHAnsi" w:hAnsiTheme="minorHAnsi" w:cstheme="minorHAnsi"/>
          <w:i/>
          <w:iCs/>
          <w:color w:val="222222"/>
          <w:shd w:val="clear" w:color="auto" w:fill="FFFFFF"/>
        </w:rPr>
        <w:t>Human brain mapping</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34</w:t>
      </w:r>
      <w:r w:rsidRPr="00651915">
        <w:rPr>
          <w:rFonts w:asciiTheme="minorHAnsi" w:hAnsiTheme="minorHAnsi" w:cstheme="minorHAnsi"/>
          <w:color w:val="222222"/>
          <w:shd w:val="clear" w:color="auto" w:fill="FFFFFF"/>
        </w:rPr>
        <w:t>(8), 1910-1920.</w:t>
      </w:r>
    </w:p>
    <w:p w14:paraId="07930F39" w14:textId="67A8D892"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BD7850">
        <w:rPr>
          <w:rFonts w:asciiTheme="minorHAnsi" w:hAnsiTheme="minorHAnsi" w:cstheme="minorHAnsi"/>
          <w:color w:val="222222"/>
          <w:shd w:val="clear" w:color="auto" w:fill="FFFFFF"/>
        </w:rPr>
        <w:t>Pinet</w:t>
      </w:r>
      <w:proofErr w:type="spellEnd"/>
      <w:r w:rsidRPr="00BD7850">
        <w:rPr>
          <w:rFonts w:asciiTheme="minorHAnsi" w:hAnsiTheme="minorHAnsi" w:cstheme="minorHAnsi"/>
          <w:color w:val="222222"/>
          <w:shd w:val="clear" w:color="auto" w:fill="FFFFFF"/>
        </w:rPr>
        <w:t xml:space="preserve">, S., Ziegler, J. C., &amp; </w:t>
      </w:r>
      <w:proofErr w:type="spellStart"/>
      <w:r w:rsidRPr="00BD7850">
        <w:rPr>
          <w:rFonts w:asciiTheme="minorHAnsi" w:hAnsiTheme="minorHAnsi" w:cstheme="minorHAnsi"/>
          <w:color w:val="222222"/>
          <w:shd w:val="clear" w:color="auto" w:fill="FFFFFF"/>
        </w:rPr>
        <w:t>Alario</w:t>
      </w:r>
      <w:proofErr w:type="spellEnd"/>
      <w:r w:rsidRPr="00BD7850">
        <w:rPr>
          <w:rFonts w:asciiTheme="minorHAnsi" w:hAnsiTheme="minorHAnsi" w:cstheme="minorHAnsi"/>
          <w:color w:val="222222"/>
          <w:shd w:val="clear" w:color="auto" w:fill="FFFFFF"/>
        </w:rPr>
        <w:t xml:space="preserve">, F. X. (2016). </w:t>
      </w:r>
      <w:r w:rsidRPr="00651915">
        <w:rPr>
          <w:rFonts w:asciiTheme="minorHAnsi" w:hAnsiTheme="minorHAnsi" w:cstheme="minorHAnsi"/>
          <w:color w:val="222222"/>
          <w:shd w:val="clear" w:color="auto" w:fill="FFFFFF"/>
        </w:rPr>
        <w:t>Typing is writing: Linguistic properties modulate typing execution. </w:t>
      </w:r>
      <w:r w:rsidRPr="00651915">
        <w:rPr>
          <w:rFonts w:asciiTheme="minorHAnsi" w:hAnsiTheme="minorHAnsi" w:cstheme="minorHAnsi"/>
          <w:i/>
          <w:iCs/>
          <w:color w:val="222222"/>
          <w:shd w:val="clear" w:color="auto" w:fill="FFFFFF"/>
        </w:rPr>
        <w:t>Psychonomic bulletin &amp; review</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23</w:t>
      </w:r>
      <w:r w:rsidRPr="00651915">
        <w:rPr>
          <w:rFonts w:asciiTheme="minorHAnsi" w:hAnsiTheme="minorHAnsi" w:cstheme="minorHAnsi"/>
          <w:color w:val="222222"/>
          <w:shd w:val="clear" w:color="auto" w:fill="FFFFFF"/>
        </w:rPr>
        <w:t>, 1898-1906.</w:t>
      </w:r>
    </w:p>
    <w:p w14:paraId="53894D2D" w14:textId="6EE2F7F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lastRenderedPageBreak/>
        <w:t>Pinet</w:t>
      </w:r>
      <w:proofErr w:type="spellEnd"/>
      <w:r w:rsidRPr="00651915">
        <w:rPr>
          <w:rFonts w:asciiTheme="minorHAnsi" w:hAnsiTheme="minorHAnsi" w:cstheme="minorHAnsi"/>
          <w:color w:val="222222"/>
          <w:shd w:val="clear" w:color="auto" w:fill="FFFFFF"/>
        </w:rPr>
        <w:t xml:space="preserve">, S., Zielinski, C., </w:t>
      </w:r>
      <w:proofErr w:type="spellStart"/>
      <w:r w:rsidRPr="00651915">
        <w:rPr>
          <w:rFonts w:asciiTheme="minorHAnsi" w:hAnsiTheme="minorHAnsi" w:cstheme="minorHAnsi"/>
          <w:color w:val="222222"/>
          <w:shd w:val="clear" w:color="auto" w:fill="FFFFFF"/>
        </w:rPr>
        <w:t>Alario</w:t>
      </w:r>
      <w:proofErr w:type="spellEnd"/>
      <w:r w:rsidRPr="00651915">
        <w:rPr>
          <w:rFonts w:asciiTheme="minorHAnsi" w:hAnsiTheme="minorHAnsi" w:cstheme="minorHAnsi"/>
          <w:color w:val="222222"/>
          <w:shd w:val="clear" w:color="auto" w:fill="FFFFFF"/>
        </w:rPr>
        <w:t xml:space="preserve">, F., &amp; </w:t>
      </w:r>
      <w:proofErr w:type="spellStart"/>
      <w:r w:rsidRPr="00651915">
        <w:rPr>
          <w:rFonts w:asciiTheme="minorHAnsi" w:hAnsiTheme="minorHAnsi" w:cstheme="minorHAnsi"/>
          <w:color w:val="222222"/>
          <w:shd w:val="clear" w:color="auto" w:fill="FFFFFF"/>
        </w:rPr>
        <w:t>Longcamp</w:t>
      </w:r>
      <w:proofErr w:type="spellEnd"/>
      <w:r w:rsidRPr="00651915">
        <w:rPr>
          <w:rFonts w:asciiTheme="minorHAnsi" w:hAnsiTheme="minorHAnsi" w:cstheme="minorHAnsi"/>
          <w:color w:val="222222"/>
          <w:shd w:val="clear" w:color="auto" w:fill="FFFFFF"/>
        </w:rPr>
        <w:t>, M. (2022). Typing expertise in a large student population. </w:t>
      </w:r>
      <w:r w:rsidRPr="00651915">
        <w:rPr>
          <w:rFonts w:asciiTheme="minorHAnsi" w:hAnsiTheme="minorHAnsi" w:cstheme="minorHAnsi"/>
          <w:i/>
          <w:iCs/>
          <w:color w:val="222222"/>
          <w:shd w:val="clear" w:color="auto" w:fill="FFFFFF"/>
        </w:rPr>
        <w:t>Cognitive Research: Principles and Implications</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7</w:t>
      </w:r>
      <w:r w:rsidRPr="00651915">
        <w:rPr>
          <w:rFonts w:asciiTheme="minorHAnsi" w:hAnsiTheme="minorHAnsi" w:cstheme="minorHAnsi"/>
          <w:color w:val="222222"/>
          <w:shd w:val="clear" w:color="auto" w:fill="FFFFFF"/>
        </w:rPr>
        <w:t>(1), 1-19.</w:t>
      </w:r>
    </w:p>
    <w:p w14:paraId="419FF083" w14:textId="76192B64" w:rsidR="00EA13C3" w:rsidRPr="00651915"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Rastle</w:t>
      </w:r>
      <w:proofErr w:type="spellEnd"/>
      <w:r w:rsidRPr="00651915">
        <w:rPr>
          <w:rFonts w:asciiTheme="minorHAnsi" w:hAnsiTheme="minorHAnsi" w:cstheme="minorHAnsi"/>
          <w:color w:val="222222"/>
          <w:shd w:val="clear" w:color="auto" w:fill="FFFFFF"/>
        </w:rPr>
        <w:t xml:space="preserve">, K., Mc </w:t>
      </w:r>
      <w:proofErr w:type="spellStart"/>
      <w:r w:rsidRPr="00651915">
        <w:rPr>
          <w:rFonts w:asciiTheme="minorHAnsi" w:hAnsiTheme="minorHAnsi" w:cstheme="minorHAnsi"/>
          <w:color w:val="222222"/>
          <w:shd w:val="clear" w:color="auto" w:fill="FFFFFF"/>
        </w:rPr>
        <w:t>Cormick</w:t>
      </w:r>
      <w:proofErr w:type="spellEnd"/>
      <w:r w:rsidRPr="00651915">
        <w:rPr>
          <w:rFonts w:asciiTheme="minorHAnsi" w:hAnsiTheme="minorHAnsi" w:cstheme="minorHAnsi"/>
          <w:color w:val="222222"/>
          <w:shd w:val="clear" w:color="auto" w:fill="FFFFFF"/>
        </w:rPr>
        <w:t xml:space="preserve">, S.F., Bayliss, L. &amp; Davis, C.J. (2011). Orthography influences the perception and production of speech. J Exp Psychol: Learn Mem </w:t>
      </w:r>
      <w:proofErr w:type="spellStart"/>
      <w:r w:rsidRPr="00651915">
        <w:rPr>
          <w:rFonts w:asciiTheme="minorHAnsi" w:hAnsiTheme="minorHAnsi" w:cstheme="minorHAnsi"/>
          <w:color w:val="222222"/>
          <w:shd w:val="clear" w:color="auto" w:fill="FFFFFF"/>
        </w:rPr>
        <w:t>Cogn</w:t>
      </w:r>
      <w:proofErr w:type="spellEnd"/>
      <w:r w:rsidRPr="00651915">
        <w:rPr>
          <w:rFonts w:asciiTheme="minorHAnsi" w:hAnsiTheme="minorHAnsi" w:cstheme="minorHAnsi"/>
          <w:color w:val="222222"/>
          <w:shd w:val="clear" w:color="auto" w:fill="FFFFFF"/>
        </w:rPr>
        <w:t>, 37(6), 1588-1594.</w:t>
      </w:r>
    </w:p>
    <w:p w14:paraId="240F1AA7" w14:textId="326981D5" w:rsidR="00F6255F" w:rsidRPr="00651915" w:rsidRDefault="00F6255F"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proofErr w:type="spellStart"/>
      <w:r w:rsidRPr="00651915">
        <w:rPr>
          <w:rFonts w:asciiTheme="minorHAnsi" w:hAnsiTheme="minorHAnsi" w:cstheme="minorHAnsi"/>
          <w:color w:val="222222"/>
          <w:shd w:val="clear" w:color="auto" w:fill="FFFFFF"/>
        </w:rPr>
        <w:t>Scinto</w:t>
      </w:r>
      <w:proofErr w:type="spellEnd"/>
      <w:r w:rsidRPr="00651915">
        <w:rPr>
          <w:rFonts w:asciiTheme="minorHAnsi" w:hAnsiTheme="minorHAnsi" w:cstheme="minorHAnsi"/>
          <w:color w:val="222222"/>
          <w:shd w:val="clear" w:color="auto" w:fill="FFFFFF"/>
        </w:rPr>
        <w:t>, L. F. (1986). </w:t>
      </w:r>
      <w:r w:rsidRPr="00651915">
        <w:rPr>
          <w:rFonts w:asciiTheme="minorHAnsi" w:hAnsiTheme="minorHAnsi" w:cstheme="minorHAnsi"/>
          <w:i/>
          <w:iCs/>
          <w:color w:val="222222"/>
          <w:shd w:val="clear" w:color="auto" w:fill="FFFFFF"/>
        </w:rPr>
        <w:t>Written language and psychological development</w:t>
      </w:r>
      <w:r w:rsidRPr="00651915">
        <w:rPr>
          <w:rFonts w:asciiTheme="minorHAnsi" w:hAnsiTheme="minorHAnsi" w:cstheme="minorHAnsi"/>
          <w:color w:val="222222"/>
          <w:shd w:val="clear" w:color="auto" w:fill="FFFFFF"/>
        </w:rPr>
        <w:t>. Academic Press, Inc.</w:t>
      </w:r>
    </w:p>
    <w:p w14:paraId="14A690EA" w14:textId="5085BAC3" w:rsidR="00651915" w:rsidRPr="00651915" w:rsidRDefault="00651915" w:rsidP="004C2DB8">
      <w:pPr>
        <w:pBdr>
          <w:top w:val="single" w:sz="4" w:space="1" w:color="auto"/>
          <w:left w:val="single" w:sz="4" w:space="4" w:color="auto"/>
          <w:bottom w:val="single" w:sz="4" w:space="1" w:color="auto"/>
          <w:right w:val="single" w:sz="4" w:space="4" w:color="auto"/>
        </w:pBdr>
        <w:rPr>
          <w:rFonts w:asciiTheme="minorHAnsi" w:hAnsiTheme="minorHAnsi" w:cstheme="minorHAnsi"/>
          <w:color w:val="222222"/>
          <w:shd w:val="clear" w:color="auto" w:fill="FFFFFF"/>
        </w:rPr>
      </w:pPr>
      <w:r w:rsidRPr="00651915">
        <w:rPr>
          <w:rFonts w:asciiTheme="minorHAnsi" w:hAnsiTheme="minorHAnsi" w:cstheme="minorHAnsi"/>
          <w:color w:val="222222"/>
          <w:shd w:val="clear" w:color="auto" w:fill="FFFFFF"/>
        </w:rPr>
        <w:t>Wong, W. L., &amp; Maurer, U. (2021). The effects of input and output modalities on language switching between Chinese and English. </w:t>
      </w:r>
      <w:r w:rsidRPr="00651915">
        <w:rPr>
          <w:rFonts w:asciiTheme="minorHAnsi" w:hAnsiTheme="minorHAnsi" w:cstheme="minorHAnsi"/>
          <w:i/>
          <w:iCs/>
          <w:color w:val="222222"/>
          <w:shd w:val="clear" w:color="auto" w:fill="FFFFFF"/>
        </w:rPr>
        <w:t>Bilingualism: Language and Cognition</w:t>
      </w:r>
      <w:r w:rsidRPr="00651915">
        <w:rPr>
          <w:rFonts w:asciiTheme="minorHAnsi" w:hAnsiTheme="minorHAnsi" w:cstheme="minorHAnsi"/>
          <w:color w:val="222222"/>
          <w:shd w:val="clear" w:color="auto" w:fill="FFFFFF"/>
        </w:rPr>
        <w:t>, </w:t>
      </w:r>
      <w:r w:rsidRPr="00651915">
        <w:rPr>
          <w:rFonts w:asciiTheme="minorHAnsi" w:hAnsiTheme="minorHAnsi" w:cstheme="minorHAnsi"/>
          <w:i/>
          <w:iCs/>
          <w:color w:val="222222"/>
          <w:shd w:val="clear" w:color="auto" w:fill="FFFFFF"/>
        </w:rPr>
        <w:t>24</w:t>
      </w:r>
      <w:r w:rsidRPr="00651915">
        <w:rPr>
          <w:rFonts w:asciiTheme="minorHAnsi" w:hAnsiTheme="minorHAnsi" w:cstheme="minorHAnsi"/>
          <w:color w:val="222222"/>
          <w:shd w:val="clear" w:color="auto" w:fill="FFFFFF"/>
        </w:rPr>
        <w:t>(4), 719-729.</w:t>
      </w:r>
    </w:p>
    <w:p w14:paraId="2B660242" w14:textId="0568F19E" w:rsidR="00D5386D" w:rsidRPr="00617252" w:rsidRDefault="00EA13C3" w:rsidP="004C2DB8">
      <w:pPr>
        <w:pBdr>
          <w:top w:val="single" w:sz="4" w:space="1" w:color="auto"/>
          <w:left w:val="single" w:sz="4" w:space="4" w:color="auto"/>
          <w:bottom w:val="single" w:sz="4" w:space="1" w:color="auto"/>
          <w:right w:val="single" w:sz="4" w:space="4" w:color="auto"/>
        </w:pBdr>
        <w:rPr>
          <w:rFonts w:asciiTheme="minorHAnsi" w:hAnsiTheme="minorHAnsi" w:cstheme="minorHAnsi"/>
          <w:bCs/>
        </w:rPr>
      </w:pPr>
      <w:r w:rsidRPr="00651915">
        <w:rPr>
          <w:rFonts w:asciiTheme="minorHAnsi" w:hAnsiTheme="minorHAnsi" w:cstheme="minorHAnsi"/>
          <w:bCs/>
        </w:rPr>
        <w:t xml:space="preserve">Wu, S., </w:t>
      </w:r>
      <w:proofErr w:type="spellStart"/>
      <w:r w:rsidRPr="00651915">
        <w:rPr>
          <w:rFonts w:asciiTheme="minorHAnsi" w:hAnsiTheme="minorHAnsi" w:cstheme="minorHAnsi"/>
          <w:bCs/>
        </w:rPr>
        <w:t>Hitchman</w:t>
      </w:r>
      <w:proofErr w:type="spellEnd"/>
      <w:r w:rsidRPr="00651915">
        <w:rPr>
          <w:rFonts w:asciiTheme="minorHAnsi" w:hAnsiTheme="minorHAnsi" w:cstheme="minorHAnsi"/>
          <w:bCs/>
        </w:rPr>
        <w:t>, G., Tan, J., Zhao, Y., Tang, D., et al. (2015). The neural dynamic mechanisms of asymmetric switch costs in a combined Stroop-task-switching paradigm. Sci Rep, 5:10240.</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E259F6">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E259F6">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46CB8AD5" w:rsidR="003E5566" w:rsidRPr="003A47DD"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t>D) ETHICS FORM AND PARTICIPANTS RECRUITMENT</w:t>
      </w:r>
    </w:p>
    <w:tbl>
      <w:tblPr>
        <w:tblStyle w:val="TableGrid"/>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E259F6">
              <w:rPr>
                <w:rFonts w:ascii="Calibri" w:hAnsi="Calibri" w:cs="Calibri"/>
                <w:color w:val="000000"/>
                <w:sz w:val="22"/>
                <w:highlight w:val="black"/>
              </w:rPr>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lastRenderedPageBreak/>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w:t>
            </w:r>
            <w:proofErr w:type="spellStart"/>
            <w:r w:rsidR="00C77BE2" w:rsidRPr="00D05BA5">
              <w:rPr>
                <w:sz w:val="18"/>
                <w:szCs w:val="20"/>
              </w:rPr>
              <w:t>Oihana</w:t>
            </w:r>
            <w:proofErr w:type="spellEnd"/>
            <w:r w:rsidR="00C77BE2" w:rsidRPr="00D05BA5">
              <w:rPr>
                <w:sz w:val="18"/>
                <w:szCs w:val="20"/>
              </w:rPr>
              <w:t xml:space="preserve"> </w:t>
            </w:r>
            <w:proofErr w:type="spellStart"/>
            <w:r w:rsidR="00C77BE2" w:rsidRPr="00D05BA5">
              <w:rPr>
                <w:sz w:val="18"/>
                <w:szCs w:val="20"/>
              </w:rPr>
              <w:t>Vadillo</w:t>
            </w:r>
            <w:proofErr w:type="spellEnd"/>
            <w:r w:rsidR="00C77BE2" w:rsidRPr="00D05BA5">
              <w:rPr>
                <w:sz w:val="18"/>
                <w:szCs w:val="20"/>
              </w:rPr>
              <w:t xml:space="preserve"> </w:t>
            </w:r>
            <w:r w:rsidRPr="00D05BA5">
              <w:rPr>
                <w:sz w:val="18"/>
                <w:szCs w:val="20"/>
              </w:rPr>
              <w:t>(</w:t>
            </w:r>
            <w:hyperlink r:id="rId20"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E259F6">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E259F6">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E259F6">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E259F6">
              <w:rPr>
                <w:rFonts w:ascii="Calibri" w:hAnsi="Calibri" w:cs="Calibri"/>
                <w:color w:val="000000"/>
                <w:sz w:val="22"/>
                <w:highlight w:val="black"/>
              </w:rPr>
              <w:t>□</w:t>
            </w:r>
            <w:r w:rsidRPr="003A47DD">
              <w:rPr>
                <w:rFonts w:ascii="Calibri" w:hAnsi="Calibri" w:cs="Calibri"/>
                <w:b/>
                <w:bCs/>
                <w:color w:val="000000"/>
                <w:sz w:val="22"/>
              </w:rPr>
              <w:t xml:space="preserve"> Yes      □ No    </w:t>
            </w:r>
          </w:p>
          <w:p w14:paraId="32119CC1"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filling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r w:rsidRPr="00667074">
              <w:rPr>
                <w:rFonts w:ascii="Calibri" w:hAnsi="Calibri" w:cs="Calibri"/>
                <w:b/>
                <w:bCs/>
                <w:sz w:val="22"/>
                <w:highlight w:val="black"/>
              </w:rPr>
              <w:t>□</w:t>
            </w:r>
            <w:r w:rsidRPr="003A47DD">
              <w:rPr>
                <w:rFonts w:ascii="Calibri" w:hAnsi="Calibri" w:cs="Calibri"/>
                <w:b/>
                <w:bCs/>
                <w:color w:val="000000"/>
                <w:sz w:val="22"/>
              </w:rPr>
              <w:t xml:space="preserve"> Yes      </w:t>
            </w:r>
            <w:r w:rsidRPr="003A47DD">
              <w:rPr>
                <w:rFonts w:ascii="Calibri" w:hAnsi="Calibri" w:cs="Calibri"/>
                <w:color w:val="000000"/>
                <w:sz w:val="22"/>
              </w:rPr>
              <w:t>□</w:t>
            </w:r>
            <w:r w:rsidRPr="003A47DD">
              <w:rPr>
                <w:rFonts w:ascii="Calibri" w:hAnsi="Calibri" w:cs="Calibri"/>
                <w:b/>
                <w:bCs/>
                <w:color w:val="000000"/>
                <w:sz w:val="22"/>
              </w:rPr>
              <w:t xml:space="preserve"> No    </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E259F6">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w:t>
            </w:r>
            <w:proofErr w:type="spellStart"/>
            <w:r w:rsidRPr="003A47DD">
              <w:rPr>
                <w:b/>
                <w:sz w:val="18"/>
              </w:rPr>
              <w:t>Ainhoa</w:t>
            </w:r>
            <w:proofErr w:type="spellEnd"/>
            <w:r w:rsidRPr="003A47DD">
              <w:rPr>
                <w:b/>
                <w:sz w:val="18"/>
              </w:rPr>
              <w:t xml:space="preserve"> </w:t>
            </w:r>
            <w:proofErr w:type="spellStart"/>
            <w:r w:rsidRPr="003A47DD">
              <w:rPr>
                <w:b/>
                <w:sz w:val="18"/>
              </w:rPr>
              <w:t>Eguiguren</w:t>
            </w:r>
            <w:proofErr w:type="spellEnd"/>
            <w:r w:rsidRPr="003A47DD">
              <w:rPr>
                <w:b/>
                <w:sz w:val="18"/>
              </w:rPr>
              <w:t xml:space="preserve">  </w:t>
            </w:r>
            <w:r w:rsidR="009F1864" w:rsidRPr="003A47DD">
              <w:rPr>
                <w:b/>
                <w:sz w:val="18"/>
              </w:rPr>
              <w:t>(</w:t>
            </w:r>
            <w:hyperlink r:id="rId21"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289746FA" w14:textId="77777777" w:rsidR="002E312A" w:rsidRPr="003A47DD" w:rsidRDefault="002E312A" w:rsidP="004643E5">
            <w:pPr>
              <w:tabs>
                <w:tab w:val="left" w:pos="945"/>
              </w:tabs>
              <w:spacing w:after="0" w:line="240" w:lineRule="auto"/>
              <w:rPr>
                <w:b/>
              </w:rPr>
            </w:pPr>
          </w:p>
          <w:p w14:paraId="4E8A9BD1" w14:textId="77777777" w:rsidR="002E312A" w:rsidRPr="003A47DD" w:rsidRDefault="002E312A" w:rsidP="004643E5">
            <w:pPr>
              <w:tabs>
                <w:tab w:val="left" w:pos="945"/>
              </w:tabs>
              <w:spacing w:after="0" w:line="240" w:lineRule="auto"/>
              <w:rPr>
                <w:b/>
              </w:rPr>
            </w:pPr>
          </w:p>
          <w:p w14:paraId="36888734" w14:textId="77777777" w:rsidR="002E312A" w:rsidRPr="003A47DD" w:rsidRDefault="002E312A" w:rsidP="004643E5">
            <w:pPr>
              <w:tabs>
                <w:tab w:val="left" w:pos="945"/>
              </w:tabs>
              <w:spacing w:after="0" w:line="240" w:lineRule="auto"/>
              <w:rPr>
                <w:b/>
              </w:rPr>
            </w:pPr>
          </w:p>
          <w:p w14:paraId="2EB7AD69" w14:textId="77777777" w:rsidR="002E312A" w:rsidRPr="003A47DD" w:rsidRDefault="002E312A" w:rsidP="004643E5">
            <w:pPr>
              <w:tabs>
                <w:tab w:val="left" w:pos="945"/>
              </w:tabs>
              <w:spacing w:after="0" w:line="240" w:lineRule="auto"/>
              <w:rPr>
                <w:b/>
              </w:rPr>
            </w:pPr>
          </w:p>
          <w:p w14:paraId="57844E9D" w14:textId="77777777" w:rsidR="002E312A" w:rsidRPr="003A47DD" w:rsidRDefault="002E312A" w:rsidP="004643E5">
            <w:pPr>
              <w:tabs>
                <w:tab w:val="left" w:pos="945"/>
              </w:tabs>
              <w:spacing w:after="0" w:line="240" w:lineRule="auto"/>
              <w:rPr>
                <w:b/>
              </w:rPr>
            </w:pPr>
          </w:p>
          <w:p w14:paraId="09C8C317" w14:textId="77777777" w:rsidR="002E312A" w:rsidRPr="003A47DD" w:rsidRDefault="002E312A" w:rsidP="004643E5">
            <w:pPr>
              <w:tabs>
                <w:tab w:val="left" w:pos="945"/>
              </w:tabs>
              <w:spacing w:after="0" w:line="240" w:lineRule="auto"/>
              <w:rPr>
                <w:b/>
              </w:rPr>
            </w:pPr>
          </w:p>
          <w:p w14:paraId="75F10BF7" w14:textId="77777777" w:rsidR="00B13EF0" w:rsidRPr="003A47DD" w:rsidRDefault="00B13EF0" w:rsidP="004643E5">
            <w:pPr>
              <w:tabs>
                <w:tab w:val="left" w:pos="945"/>
              </w:tabs>
              <w:spacing w:after="0" w:line="240" w:lineRule="auto"/>
            </w:pPr>
          </w:p>
          <w:p w14:paraId="5A47D18B" w14:textId="77777777" w:rsidR="00425F72" w:rsidRPr="003A47DD" w:rsidRDefault="00425F72" w:rsidP="004643E5">
            <w:pPr>
              <w:tabs>
                <w:tab w:val="left" w:pos="945"/>
              </w:tabs>
              <w:spacing w:after="0" w:line="240" w:lineRule="auto"/>
            </w:pPr>
          </w:p>
          <w:p w14:paraId="103E98B7" w14:textId="77777777" w:rsidR="00425F72" w:rsidRPr="003A47DD" w:rsidRDefault="00425F72" w:rsidP="004643E5">
            <w:pPr>
              <w:tabs>
                <w:tab w:val="left" w:pos="945"/>
              </w:tabs>
              <w:spacing w:after="0" w:line="240" w:lineRule="auto"/>
            </w:pPr>
          </w:p>
          <w:p w14:paraId="4C756871" w14:textId="77777777" w:rsidR="00425F72" w:rsidRPr="003A47DD" w:rsidRDefault="00425F72" w:rsidP="004643E5">
            <w:pPr>
              <w:tabs>
                <w:tab w:val="left" w:pos="945"/>
              </w:tabs>
              <w:spacing w:after="0" w:line="240" w:lineRule="auto"/>
            </w:pPr>
          </w:p>
          <w:p w14:paraId="4F348739" w14:textId="77777777" w:rsidR="00B13EF0" w:rsidRPr="003A47DD" w:rsidRDefault="00B13EF0" w:rsidP="004643E5">
            <w:pPr>
              <w:tabs>
                <w:tab w:val="left" w:pos="945"/>
              </w:tabs>
              <w:spacing w:after="0" w:line="240" w:lineRule="auto"/>
            </w:pP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220"/>
      </w:tblGrid>
      <w:tr w:rsidR="002D5C9D" w:rsidRPr="003A47DD" w14:paraId="4F705207" w14:textId="77777777" w:rsidTr="002D5C9D">
        <w:tc>
          <w:tcPr>
            <w:tcW w:w="10220" w:type="dxa"/>
          </w:tcPr>
          <w:p w14:paraId="65DDC5E5" w14:textId="77777777" w:rsidR="00C87F4A" w:rsidRPr="003A47DD" w:rsidRDefault="00C87F4A" w:rsidP="002D5C9D">
            <w:r w:rsidRPr="003A47DD">
              <w:t xml:space="preserve">For support with translations, contact </w:t>
            </w:r>
            <w:proofErr w:type="spellStart"/>
            <w:r w:rsidRPr="003A47DD">
              <w:t>Ainhoa</w:t>
            </w:r>
            <w:proofErr w:type="spellEnd"/>
            <w:r w:rsidRPr="003A47DD">
              <w:t xml:space="preserve"> </w:t>
            </w:r>
            <w:proofErr w:type="spellStart"/>
            <w:r w:rsidRPr="003A47DD">
              <w:t>Eguiguren</w:t>
            </w:r>
            <w:proofErr w:type="spellEnd"/>
            <w:r w:rsidRPr="003A47DD">
              <w:t xml:space="preserve"> (</w:t>
            </w:r>
            <w:hyperlink r:id="rId22"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3A47DD">
              <w:rPr>
                <w:b/>
              </w:rPr>
              <w:t xml:space="preserve">ANNOUNCEMENT OF THE EXPERIMENT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w:t>
            </w:r>
            <w:proofErr w:type="spellStart"/>
            <w:r w:rsidR="00CD77DF" w:rsidRPr="003A47DD">
              <w:rPr>
                <w:sz w:val="20"/>
              </w:rPr>
              <w:t>Korta</w:t>
            </w:r>
            <w:proofErr w:type="spellEnd"/>
            <w:r w:rsidR="00CD77DF" w:rsidRPr="003A47DD">
              <w:rPr>
                <w:sz w:val="20"/>
              </w:rPr>
              <w:t>,</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35104908" w14:textId="6551978C" w:rsidR="00306B3B" w:rsidRPr="003A47DD" w:rsidRDefault="00BF23E2" w:rsidP="00CF05F0">
            <w:pPr>
              <w:rPr>
                <w:b/>
                <w:i/>
                <w:sz w:val="20"/>
              </w:rPr>
            </w:pPr>
            <w:r w:rsidRPr="003A47DD">
              <w:rPr>
                <w:b/>
                <w:i/>
                <w:sz w:val="20"/>
              </w:rPr>
              <w:t xml:space="preserve">English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013B4A90" w14:textId="062FD47E" w:rsidR="00790820" w:rsidRPr="003A47DD" w:rsidRDefault="00CF05F0" w:rsidP="00CF05F0">
            <w:pPr>
              <w:rPr>
                <w:b/>
                <w:i/>
                <w:sz w:val="20"/>
              </w:rPr>
            </w:pPr>
            <w:r w:rsidRPr="003A47DD">
              <w:rPr>
                <w:b/>
                <w:i/>
                <w:sz w:val="20"/>
              </w:rPr>
              <w:t>Spanish</w:t>
            </w:r>
            <w:r w:rsidR="00A6686C" w:rsidRPr="003A47DD">
              <w:rPr>
                <w:b/>
                <w:i/>
                <w:sz w:val="20"/>
              </w:rPr>
              <w:t xml:space="preserve"> version</w:t>
            </w:r>
            <w:r w:rsidR="00631CEE" w:rsidRPr="003A47DD">
              <w:rPr>
                <w:b/>
                <w:i/>
                <w:sz w:val="14"/>
                <w:szCs w:val="16"/>
              </w:rPr>
              <w:t xml:space="preserve">: </w:t>
            </w:r>
            <w:r w:rsidR="00631CEE" w:rsidRPr="003A47DD">
              <w:rPr>
                <w:rFonts w:asciiTheme="minorHAnsi" w:hAnsiTheme="minorHAnsi" w:cs="Helvetica"/>
                <w:b/>
                <w:sz w:val="18"/>
              </w:rPr>
              <w:t xml:space="preserve">□ </w:t>
            </w:r>
            <w:r w:rsidR="00631CEE" w:rsidRPr="003A47DD">
              <w:rPr>
                <w:rFonts w:asciiTheme="minorHAnsi" w:hAnsiTheme="minorHAnsi"/>
                <w:sz w:val="18"/>
              </w:rPr>
              <w:t>Not required</w:t>
            </w:r>
            <w:r w:rsidR="00631CEE" w:rsidRPr="003A47DD">
              <w:rPr>
                <w:rFonts w:asciiTheme="minorHAnsi" w:hAnsiTheme="minorHAnsi"/>
                <w:b/>
                <w:sz w:val="18"/>
              </w:rPr>
              <w:t xml:space="preserve">   </w:t>
            </w:r>
          </w:p>
          <w:p w14:paraId="11664AD4" w14:textId="73F79833"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3A47DD">
              <w:rPr>
                <w:b/>
              </w:rPr>
              <w:t xml:space="preserve">OBSERVATIONS for </w:t>
            </w:r>
            <w:proofErr w:type="spellStart"/>
            <w:r w:rsidR="00790820" w:rsidRPr="003A47DD">
              <w:rPr>
                <w:b/>
              </w:rPr>
              <w:t>Participa</w:t>
            </w:r>
            <w:proofErr w:type="spellEnd"/>
            <w:r w:rsidR="00790820" w:rsidRPr="003A47DD">
              <w:rPr>
                <w:b/>
              </w:rPr>
              <w:t xml:space="preserve">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w:t>
            </w:r>
            <w:proofErr w:type="spellStart"/>
            <w:r w:rsidR="00E05DAB" w:rsidRPr="003A47DD">
              <w:rPr>
                <w:sz w:val="20"/>
              </w:rPr>
              <w:t>Korta</w:t>
            </w:r>
            <w:proofErr w:type="spellEnd"/>
            <w:r w:rsidR="00E05DAB" w:rsidRPr="003A47DD">
              <w:rPr>
                <w:sz w:val="20"/>
              </w:rPr>
              <w:t>,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7777777" w:rsidR="009D030F" w:rsidRPr="003A47DD" w:rsidRDefault="003E12C6"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A314C9D" w14:textId="77777777" w:rsidR="003E12C6" w:rsidRPr="003A47DD" w:rsidRDefault="003E12C6" w:rsidP="00FA0C34">
            <w:pPr>
              <w:rPr>
                <w:b/>
                <w:i/>
                <w:sz w:val="20"/>
              </w:rPr>
            </w:pPr>
          </w:p>
          <w:p w14:paraId="5B421FC6" w14:textId="12C9E013" w:rsidR="009D030F" w:rsidRPr="003A47DD" w:rsidRDefault="00FA0C34"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98C9711" w14:textId="77777777" w:rsidR="00FA0C34" w:rsidRPr="003A47DD" w:rsidRDefault="00FA0C34" w:rsidP="00FA0C34">
            <w:pPr>
              <w:rPr>
                <w:b/>
                <w:i/>
                <w:sz w:val="20"/>
              </w:rPr>
            </w:pPr>
          </w:p>
          <w:p w14:paraId="06EC045A" w14:textId="6F49DDEB" w:rsidR="00F648EF" w:rsidRPr="003A47DD" w:rsidRDefault="00FA0C34" w:rsidP="002D5C9D">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77777777" w:rsidR="00061054" w:rsidRPr="003A47DD" w:rsidRDefault="00451E5E" w:rsidP="002D5C9D">
            <w:pPr>
              <w:rPr>
                <w:sz w:val="20"/>
              </w:rPr>
            </w:pPr>
            <w:r w:rsidRPr="00E259F6">
              <w:rPr>
                <w:highlight w:val="black"/>
              </w:rPr>
              <w:lastRenderedPageBreak/>
              <w:t>□</w:t>
            </w:r>
            <w:r w:rsidRPr="003A47DD">
              <w:t xml:space="preserve">  </w:t>
            </w:r>
            <w:r w:rsidR="009F09DC" w:rsidRPr="003A47DD">
              <w:rPr>
                <w:sz w:val="20"/>
              </w:rPr>
              <w:t xml:space="preserve">appear </w:t>
            </w:r>
            <w:r w:rsidR="00061054" w:rsidRPr="003A47DD">
              <w:rPr>
                <w:sz w:val="20"/>
              </w:rPr>
              <w:t xml:space="preserve">on-screen    LANGUAGE FOR INSTRUCTIONS ON SCREEN:____________________________ </w:t>
            </w:r>
          </w:p>
          <w:p w14:paraId="6972446C" w14:textId="77777777" w:rsidR="009F09DC" w:rsidRPr="003A47DD" w:rsidRDefault="00451E5E" w:rsidP="002D5C9D">
            <w:pPr>
              <w:rPr>
                <w:sz w:val="20"/>
              </w:rPr>
            </w:pPr>
            <w:r w:rsidRPr="00E259F6">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INSTRUCTIONS:__________________________</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5FB7DA12" w14:textId="77777777" w:rsidR="006E2D05" w:rsidRPr="003A47DD" w:rsidRDefault="006E2D05" w:rsidP="006E2D05">
            <w:pPr>
              <w:rPr>
                <w:b/>
                <w:i/>
              </w:rPr>
            </w:pPr>
          </w:p>
          <w:p w14:paraId="7BB33F2F" w14:textId="268BF313" w:rsidR="009D030F" w:rsidRPr="003A47DD" w:rsidRDefault="002C29CB"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6"/>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84E1B7A" w14:textId="77777777" w:rsidR="002C29CB" w:rsidRPr="003A47DD" w:rsidRDefault="002C29CB" w:rsidP="002C29CB">
            <w:pPr>
              <w:rPr>
                <w:b/>
                <w:i/>
              </w:rPr>
            </w:pP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3A47DD">
              <w:rPr>
                <w:b/>
              </w:rPr>
              <w:t xml:space="preserve">DEBRIEFING FOR PARTICIPANTS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w:t>
            </w:r>
            <w:proofErr w:type="spellStart"/>
            <w:r w:rsidR="00E05DAB" w:rsidRPr="003A47DD">
              <w:rPr>
                <w:sz w:val="20"/>
                <w:szCs w:val="20"/>
              </w:rPr>
              <w:t>Korta</w:t>
            </w:r>
            <w:proofErr w:type="spellEnd"/>
            <w:r w:rsidR="00E05DAB" w:rsidRPr="003A47DD">
              <w:rPr>
                <w:sz w:val="20"/>
                <w:szCs w:val="20"/>
              </w:rPr>
              <w:t>,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77777777" w:rsidR="00B401C7" w:rsidRPr="003A47DD" w:rsidRDefault="00B401C7" w:rsidP="00B401C7">
            <w:pPr>
              <w:rPr>
                <w:b/>
                <w:i/>
                <w:sz w:val="20"/>
              </w:rPr>
            </w:pPr>
          </w:p>
          <w:p w14:paraId="51B8D031" w14:textId="3A17B940" w:rsidR="009D030F" w:rsidRPr="003A47DD" w:rsidRDefault="0007520F" w:rsidP="009D030F">
            <w:pPr>
              <w:rPr>
                <w:rFonts w:asciiTheme="minorHAnsi" w:hAnsiTheme="minorHAnsi"/>
                <w:b/>
                <w:sz w:val="18"/>
              </w:rPr>
            </w:pPr>
            <w:r w:rsidRPr="003A47DD">
              <w:rPr>
                <w:b/>
                <w:i/>
                <w:sz w:val="20"/>
              </w:rPr>
              <w:t>Spanish version:</w:t>
            </w:r>
            <w:r w:rsidR="009D030F" w:rsidRPr="003A47DD">
              <w:rPr>
                <w:rFonts w:asciiTheme="minorHAnsi" w:hAnsiTheme="minorHAnsi" w:cs="Helvetica"/>
                <w:b/>
                <w:sz w:val="18"/>
              </w:rPr>
              <w:t xml:space="preserve"> □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32CF3D2" w14:textId="77777777" w:rsidR="0007520F" w:rsidRPr="003A47DD" w:rsidRDefault="0007520F" w:rsidP="0007520F">
            <w:pPr>
              <w:rPr>
                <w:b/>
                <w:i/>
                <w:sz w:val="20"/>
              </w:rPr>
            </w:pPr>
          </w:p>
          <w:p w14:paraId="07472886" w14:textId="77777777" w:rsidR="009D030F" w:rsidRPr="003A47DD" w:rsidRDefault="0007520F" w:rsidP="009D030F">
            <w:pPr>
              <w:rPr>
                <w:rFonts w:asciiTheme="minorHAnsi" w:hAnsiTheme="minorHAnsi"/>
                <w:b/>
                <w:sz w:val="18"/>
              </w:rPr>
            </w:pPr>
            <w:r w:rsidRPr="003A47DD">
              <w:rPr>
                <w:b/>
                <w:i/>
              </w:rPr>
              <w:t xml:space="preserve">Basque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77777777" w:rsidR="00B13EF0" w:rsidRPr="003A47DD" w:rsidRDefault="00444997" w:rsidP="006B2FFC">
      <w:pPr>
        <w:pStyle w:val="Heading1"/>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E259F6">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E259F6">
              <w:rPr>
                <w:sz w:val="20"/>
                <w:szCs w:val="20"/>
                <w:highlight w:val="black"/>
              </w:rPr>
              <w:t>□</w:t>
            </w:r>
            <w:r w:rsidRPr="003A47DD">
              <w:rPr>
                <w:sz w:val="20"/>
                <w:szCs w:val="20"/>
              </w:rPr>
              <w:t xml:space="preserve"> Manual </w:t>
            </w:r>
            <w:r w:rsidRPr="00E259F6">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64934C23" w:rsidR="001E7AF4" w:rsidRPr="003A47DD" w:rsidRDefault="001E7AF4" w:rsidP="001E7AF4">
            <w:pPr>
              <w:tabs>
                <w:tab w:val="left" w:pos="945"/>
              </w:tabs>
              <w:spacing w:after="0" w:line="240" w:lineRule="auto"/>
            </w:pPr>
            <w:r w:rsidRPr="003A47DD">
              <w:rPr>
                <w:sz w:val="20"/>
                <w:szCs w:val="20"/>
              </w:rPr>
              <w:t xml:space="preserve">□ Headphone  </w:t>
            </w:r>
            <w:r w:rsidRPr="00E259F6">
              <w:rPr>
                <w:sz w:val="20"/>
                <w:szCs w:val="20"/>
                <w:highlight w:val="black"/>
              </w:rPr>
              <w:t>□</w:t>
            </w:r>
            <w:r w:rsidRPr="003A47DD">
              <w:rPr>
                <w:sz w:val="20"/>
                <w:szCs w:val="20"/>
              </w:rPr>
              <w:t xml:space="preserve"> Microphone   </w:t>
            </w:r>
            <w:r w:rsidRPr="00E259F6">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r w:rsidR="00E259F6">
              <w:rPr>
                <w:sz w:val="20"/>
                <w:szCs w:val="20"/>
              </w:rPr>
              <w:t>High-precision (NAME)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E259F6">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E259F6">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4361F652" w14:textId="2393452A" w:rsidR="002D5C9D" w:rsidRPr="003A47DD" w:rsidRDefault="004839F6" w:rsidP="004D5718">
            <w:pPr>
              <w:tabs>
                <w:tab w:val="left" w:pos="945"/>
              </w:tabs>
              <w:spacing w:after="0" w:line="240" w:lineRule="auto"/>
            </w:pPr>
            <w:r w:rsidRPr="003A47DD">
              <w:t xml:space="preserve">       </w:t>
            </w:r>
            <w:r w:rsidR="002D5C9D" w:rsidRPr="003A47DD">
              <w:t>□</w:t>
            </w:r>
            <w:r w:rsidRPr="003A47DD">
              <w:t xml:space="preserve"> </w:t>
            </w:r>
            <w:r w:rsidR="006007DF" w:rsidRPr="003A47DD">
              <w:t>Any other specific device</w:t>
            </w:r>
            <w:r w:rsidRPr="003A47DD">
              <w:t xml:space="preserve">: </w:t>
            </w:r>
            <w:r w:rsidR="00E259F6">
              <w:t>(NAME) high precision keyboard</w:t>
            </w:r>
          </w:p>
          <w:p w14:paraId="203388AC" w14:textId="77777777"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xml:space="preserve">. For example, if it is requested for the ETR, it must be installed in the </w:t>
            </w:r>
            <w:proofErr w:type="spellStart"/>
            <w:r w:rsidRPr="003A47DD">
              <w:rPr>
                <w:sz w:val="18"/>
                <w:szCs w:val="18"/>
              </w:rPr>
              <w:t>Miramon</w:t>
            </w:r>
            <w:proofErr w:type="spellEnd"/>
            <w:r w:rsidRPr="003A47DD">
              <w:rPr>
                <w:sz w:val="18"/>
                <w:szCs w:val="18"/>
              </w:rPr>
              <w:t>/</w:t>
            </w:r>
            <w:proofErr w:type="spellStart"/>
            <w:r w:rsidRPr="003A47DD">
              <w:rPr>
                <w:sz w:val="18"/>
                <w:szCs w:val="18"/>
              </w:rPr>
              <w:t>Korta</w:t>
            </w:r>
            <w:proofErr w:type="spellEnd"/>
            <w:r w:rsidRPr="003A47DD">
              <w:rPr>
                <w:sz w:val="18"/>
                <w:szCs w:val="18"/>
              </w:rPr>
              <w:t>/Vitor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lastRenderedPageBreak/>
        <w:t>I) LAB FACILITIES AND HUMAN RESOURCES</w:t>
      </w:r>
    </w:p>
    <w:tbl>
      <w:tblPr>
        <w:tblStyle w:val="TableGrid"/>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E259F6">
              <w:rPr>
                <w:b/>
                <w:highlight w:val="black"/>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 xml:space="preserve">Experiment run out of </w:t>
            </w:r>
            <w:proofErr w:type="spellStart"/>
            <w:r w:rsidR="00C66A9A" w:rsidRPr="0039667F">
              <w:rPr>
                <w:b/>
              </w:rPr>
              <w:t>Miramon</w:t>
            </w:r>
            <w:proofErr w:type="spellEnd"/>
            <w:r w:rsidR="00C66A9A" w:rsidRPr="0039667F">
              <w:rPr>
                <w:b/>
              </w:rPr>
              <w:t xml:space="preserve">, </w:t>
            </w:r>
            <w:proofErr w:type="spellStart"/>
            <w:r w:rsidR="00C66A9A" w:rsidRPr="0039667F">
              <w:rPr>
                <w:b/>
              </w:rPr>
              <w:t>Korta</w:t>
            </w:r>
            <w:proofErr w:type="spellEnd"/>
            <w:r w:rsidR="00C66A9A" w:rsidRPr="0039667F">
              <w:rPr>
                <w:b/>
              </w:rPr>
              <w:t xml:space="preserve">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participants?     </w:t>
            </w:r>
            <w:r w:rsidR="002F4007" w:rsidRPr="00E259F6">
              <w:rPr>
                <w:b/>
                <w:highlight w:val="black"/>
              </w:rPr>
              <w:t>□</w:t>
            </w:r>
            <w:r w:rsidR="002F4007" w:rsidRPr="003A47DD">
              <w:rPr>
                <w:b/>
              </w:rPr>
              <w:t xml:space="preserve"> Yes    □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E259F6">
              <w:rPr>
                <w:rFonts w:asciiTheme="minorHAnsi" w:hAnsiTheme="minorHAnsi"/>
                <w:sz w:val="20"/>
                <w:shd w:val="clear" w:color="auto" w:fill="FFC000"/>
              </w:rPr>
              <w:t xml:space="preserve">If so, please </w:t>
            </w:r>
            <w:r w:rsidR="00CE6436" w:rsidRPr="00E259F6">
              <w:rPr>
                <w:rFonts w:asciiTheme="minorHAnsi" w:hAnsiTheme="minorHAnsi"/>
                <w:sz w:val="20"/>
                <w:shd w:val="clear" w:color="auto" w:fill="FFC00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E259F6">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w:t>
      </w:r>
      <w:proofErr w:type="spellStart"/>
      <w:r w:rsidR="00427A72" w:rsidRPr="003A47DD">
        <w:rPr>
          <w:sz w:val="22"/>
          <w:lang w:val="en-US"/>
        </w:rPr>
        <w:t>Ainhoa</w:t>
      </w:r>
      <w:proofErr w:type="spellEnd"/>
      <w:r w:rsidR="00427A72" w:rsidRPr="003A47DD">
        <w:rPr>
          <w:sz w:val="22"/>
          <w:lang w:val="en-US"/>
        </w:rPr>
        <w:t xml:space="preserve"> </w:t>
      </w:r>
      <w:proofErr w:type="spellStart"/>
      <w:r w:rsidR="00427A72" w:rsidRPr="003A47DD">
        <w:rPr>
          <w:sz w:val="22"/>
          <w:lang w:val="en-US"/>
        </w:rPr>
        <w:t>Eguiguren</w:t>
      </w:r>
      <w:proofErr w:type="spellEnd"/>
      <w:r w:rsidR="00427A72" w:rsidRPr="003A47DD">
        <w:rPr>
          <w:sz w:val="22"/>
          <w:lang w:val="en-US"/>
        </w:rPr>
        <w:t xml:space="preserve"> </w:t>
      </w:r>
      <w:hyperlink r:id="rId23"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3C4991" w:rsidRPr="00F91412" w:rsidRDefault="003C4991"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77777777" w:rsidR="009564E9" w:rsidRPr="003A47DD" w:rsidRDefault="00E436F1" w:rsidP="00E436F1">
      <w:pPr>
        <w:pStyle w:val="Default"/>
        <w:jc w:val="center"/>
        <w:rPr>
          <w:b/>
          <w:bCs/>
          <w:sz w:val="22"/>
          <w:szCs w:val="22"/>
          <w:lang w:val="en-US"/>
        </w:rPr>
      </w:pPr>
      <w:r w:rsidRPr="003A47DD">
        <w:rPr>
          <w:b/>
          <w:bCs/>
          <w:sz w:val="22"/>
          <w:szCs w:val="22"/>
          <w:lang w:val="en-US"/>
        </w:rPr>
        <w:t xml:space="preserve">SHORT NAME OF EXPERIMENT </w:t>
      </w:r>
    </w:p>
    <w:p w14:paraId="44E76467" w14:textId="77777777" w:rsidR="00E436F1" w:rsidRPr="003A47DD" w:rsidRDefault="00E436F1" w:rsidP="00E436F1">
      <w:pPr>
        <w:pStyle w:val="Default"/>
        <w:jc w:val="center"/>
        <w:rPr>
          <w:b/>
          <w:bCs/>
          <w:sz w:val="22"/>
          <w:szCs w:val="22"/>
          <w:lang w:val="en-US"/>
        </w:rPr>
      </w:pPr>
    </w:p>
    <w:p w14:paraId="7C03A1AD" w14:textId="3FF7D1AA"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E259F6">
        <w:rPr>
          <w:b/>
          <w:bCs/>
          <w:sz w:val="22"/>
          <w:szCs w:val="22"/>
          <w:shd w:val="clear" w:color="auto" w:fill="EEECE1" w:themeFill="background2"/>
          <w:lang w:val="en-US"/>
        </w:rPr>
        <w:t>Aikaterini Tsaroucha</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3A47DD">
        <w:rPr>
          <w:b/>
          <w:bCs/>
          <w:sz w:val="22"/>
          <w:szCs w:val="22"/>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54F1AF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p>
    <w:p w14:paraId="49533487"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TOTAL DURATION OF EXPERIMENT: </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words]</w:t>
      </w:r>
    </w:p>
    <w:p w14:paraId="1436790E"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3CC673EA" w:rsidR="00045040" w:rsidRPr="00E259F6"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b/>
        </w:rPr>
        <w:t>BEHAVIORAL TECHNIQUES</w:t>
      </w:r>
    </w:p>
    <w:p w14:paraId="40A13D6D"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lastRenderedPageBreak/>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The tasks may imply 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2D1F41">
      <w:pPr>
        <w:pBdr>
          <w:top w:val="single" w:sz="4" w:space="1" w:color="auto"/>
          <w:left w:val="single" w:sz="4" w:space="4" w:color="auto"/>
          <w:bottom w:val="single" w:sz="4" w:space="1" w:color="auto"/>
          <w:right w:val="single" w:sz="4" w:space="4" w:color="auto"/>
        </w:pBdr>
        <w:spacing w:line="240" w:lineRule="auto"/>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34AD623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r>
        <w:fldChar w:fldCharType="begin"/>
      </w:r>
      <w:r w:rsidRPr="00322BCD">
        <w:rPr>
          <w:lang w:val="en-US"/>
          <w:rPrChange w:id="29" w:author="Svetlana Pinet" w:date="2023-02-20T14:44:00Z">
            <w:rPr/>
          </w:rPrChange>
        </w:rPr>
        <w:instrText>HYPERLINK "mailto:participa@bcbl.eu"</w:instrText>
      </w:r>
      <w:r>
        <w:fldChar w:fldCharType="separate"/>
      </w:r>
      <w:r w:rsidRPr="003A47DD">
        <w:rPr>
          <w:rStyle w:val="Hyperlink"/>
          <w:bCs/>
          <w:sz w:val="22"/>
          <w:szCs w:val="22"/>
          <w:lang w:val="en-US"/>
        </w:rPr>
        <w:t>participa@bcbl.eu</w:t>
      </w:r>
      <w:r>
        <w:rPr>
          <w:rStyle w:val="Hyperlink"/>
          <w:bCs/>
          <w:sz w:val="22"/>
          <w:szCs w:val="22"/>
          <w:lang w:val="en-US"/>
        </w:rPr>
        <w:fldChar w:fldCharType="end"/>
      </w:r>
      <w:r w:rsidRPr="003A47DD">
        <w:rPr>
          <w:color w:val="auto"/>
          <w:sz w:val="22"/>
          <w:szCs w:val="22"/>
          <w:lang w:val="en-US"/>
        </w:rPr>
        <w:t xml:space="preserve"> indicating the name of the project (</w:t>
      </w:r>
      <w:proofErr w:type="spellStart"/>
      <w:r w:rsidRPr="003A47DD">
        <w:rPr>
          <w:color w:val="auto"/>
          <w:sz w:val="22"/>
          <w:szCs w:val="22"/>
          <w:lang w:val="en-US"/>
        </w:rPr>
        <w:t>xxxxxxxxxxx</w:t>
      </w:r>
      <w:proofErr w:type="spellEnd"/>
      <w:r w:rsidRPr="003A47DD">
        <w:rPr>
          <w:color w:val="auto"/>
          <w:sz w:val="22"/>
          <w:szCs w:val="22"/>
          <w:lang w:val="en-US"/>
        </w:rPr>
        <w:t>) and the name of the researcher responsible for it (</w:t>
      </w:r>
      <w:r w:rsidR="00E259F6">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Pr="003A47DD" w:rsidRDefault="009564E9" w:rsidP="009564E9">
      <w:pPr>
        <w:pStyle w:val="Default"/>
        <w:jc w:val="both"/>
        <w:rPr>
          <w:color w:val="auto"/>
          <w:sz w:val="22"/>
          <w:szCs w:val="22"/>
          <w:lang w:val="en-US"/>
        </w:rPr>
      </w:pPr>
      <w:r w:rsidRPr="003A47DD">
        <w:rPr>
          <w:bCs/>
          <w:color w:val="auto"/>
          <w:sz w:val="22"/>
          <w:szCs w:val="22"/>
          <w:lang w:val="en-US"/>
        </w:rPr>
        <w:t xml:space="preserve">Thank you very much for your interest in our study. </w:t>
      </w:r>
    </w:p>
    <w:p w14:paraId="2F43ED59" w14:textId="1A9D3F66" w:rsidR="00C0023C" w:rsidRPr="003A47DD" w:rsidRDefault="00E259F6"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6AF6BAD0" w14:textId="77777777" w:rsidR="00B04158" w:rsidRPr="003A47DD" w:rsidRDefault="00B04158" w:rsidP="009564E9">
      <w:pPr>
        <w:jc w:val="both"/>
        <w:rPr>
          <w:rFonts w:cs="Arial"/>
          <w:iCs/>
          <w:spacing w:val="4"/>
          <w:sz w:val="16"/>
          <w:szCs w:val="16"/>
          <w:lang w:eastAsia="he-IL" w:bidi="he-IL"/>
        </w:rPr>
      </w:pP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3C4991" w:rsidRPr="00CE02F5" w:rsidRDefault="003C4991"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3A47DD">
        <w:rPr>
          <w:b/>
          <w:bCs/>
          <w:sz w:val="22"/>
          <w:szCs w:val="22"/>
        </w:rPr>
        <w:lastRenderedPageBreak/>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77777777" w:rsidR="00FD0557" w:rsidRPr="003A47DD" w:rsidRDefault="002E7B6A" w:rsidP="00FD0557">
      <w:pPr>
        <w:pStyle w:val="Default"/>
        <w:jc w:val="center"/>
        <w:rPr>
          <w:sz w:val="22"/>
          <w:szCs w:val="22"/>
        </w:rPr>
      </w:pPr>
      <w:r w:rsidRPr="003A47DD">
        <w:rPr>
          <w:b/>
          <w:bCs/>
          <w:sz w:val="22"/>
          <w:szCs w:val="22"/>
        </w:rPr>
        <w:t>NOMBRE ABREVIADO DEL EXPERIMENTO</w:t>
      </w:r>
    </w:p>
    <w:p w14:paraId="078CF4FF" w14:textId="77777777" w:rsidR="00FD0557" w:rsidRPr="003A47DD" w:rsidRDefault="00FD0557" w:rsidP="00FD0557">
      <w:pPr>
        <w:pStyle w:val="Default"/>
        <w:jc w:val="both"/>
        <w:rPr>
          <w:b/>
          <w:bCs/>
          <w:sz w:val="22"/>
          <w:szCs w:val="22"/>
        </w:rPr>
      </w:pPr>
    </w:p>
    <w:p w14:paraId="459F9BAD" w14:textId="6DEE3CE7"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E259F6">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roofErr w:type="spellStart"/>
      <w:r w:rsidRPr="003A47DD">
        <w:rPr>
          <w:b/>
          <w:bCs/>
          <w:sz w:val="22"/>
          <w:szCs w:val="22"/>
        </w:rPr>
        <w:t>Nº</w:t>
      </w:r>
      <w:proofErr w:type="spellEnd"/>
      <w:r w:rsidRPr="003A47DD">
        <w:rPr>
          <w:b/>
          <w:bCs/>
          <w:sz w:val="22"/>
          <w:szCs w:val="22"/>
        </w:rPr>
        <w:t xml:space="preserve"> SESIONES Y SU DURACIÓN: </w:t>
      </w:r>
    </w:p>
    <w:p w14:paraId="1CB87E45"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 xml:space="preserve">DURACIÓN TOTAL EXPERIMENTO: </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[BREVE DESCRIPCIÓN DEL EXPERIMENTO. Máx. 150 palabras]</w:t>
      </w:r>
    </w:p>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xml:space="preserve">, </w:t>
      </w:r>
      <w:r w:rsidR="00FB0C68" w:rsidRPr="003A47DD">
        <w:rPr>
          <w:sz w:val="22"/>
          <w:szCs w:val="22"/>
        </w:rPr>
        <w:lastRenderedPageBreak/>
        <w:t>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5C248ACA"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4"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proofErr w:type="spellStart"/>
      <w:r w:rsidRPr="003A47DD">
        <w:rPr>
          <w:bCs/>
          <w:sz w:val="22"/>
          <w:szCs w:val="22"/>
        </w:rPr>
        <w:t>xxxxxxxxx</w:t>
      </w:r>
      <w:proofErr w:type="spellEnd"/>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E259F6">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3F9E401" w14:textId="1B6A6241" w:rsidR="00FD0557" w:rsidRPr="003A47DD" w:rsidRDefault="00DB4B7B" w:rsidP="00FD0557">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F829591" w14:textId="77777777" w:rsidR="00C8675B" w:rsidRPr="003A47DD" w:rsidRDefault="00C8675B" w:rsidP="00C8675B">
      <w:pPr>
        <w:pStyle w:val="Default"/>
        <w:rPr>
          <w:b/>
          <w:bCs/>
          <w:sz w:val="22"/>
          <w:szCs w:val="22"/>
          <w:u w:val="single"/>
          <w:lang w:val="en-US"/>
        </w:rPr>
      </w:pPr>
    </w:p>
    <w:p w14:paraId="5FB0AED8" w14:textId="77777777" w:rsidR="00C8675B" w:rsidRPr="003A47DD" w:rsidRDefault="00C8675B" w:rsidP="00C8675B">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3360" behindDoc="0" locked="0" layoutInCell="1" allowOverlap="1" wp14:anchorId="4FBA99DB" wp14:editId="44AD426C">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BA99DB"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21A2467" w14:textId="77777777" w:rsidR="003C4991" w:rsidRPr="00CE02F5" w:rsidRDefault="003C4991" w:rsidP="00C8675B">
                      <w:pPr>
                        <w:pStyle w:val="Default"/>
                        <w:jc w:val="center"/>
                        <w:rPr>
                          <w:color w:val="auto"/>
                          <w:sz w:val="22"/>
                          <w:szCs w:val="22"/>
                        </w:rPr>
                      </w:pPr>
                      <w:r>
                        <w:rPr>
                          <w:bCs/>
                          <w:sz w:val="22"/>
                          <w:szCs w:val="22"/>
                        </w:rPr>
                        <w:t>Behar izanez gero, eskatu orri honen kopia bat</w:t>
                      </w:r>
                    </w:p>
                  </w:txbxContent>
                </v:textbox>
              </v:shape>
            </w:pict>
          </mc:Fallback>
        </mc:AlternateContent>
      </w:r>
      <w:r w:rsidRPr="003A47DD">
        <w:rPr>
          <w:noProof/>
          <w:lang w:eastAsia="es-ES"/>
        </w:rPr>
        <w:drawing>
          <wp:inline distT="0" distB="0" distL="0" distR="0" wp14:anchorId="45D9F73C" wp14:editId="55EE9602">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8308623" w14:textId="77777777" w:rsidR="00642F99" w:rsidRPr="003A47DD" w:rsidRDefault="00642F99" w:rsidP="009564E9">
      <w:pPr>
        <w:jc w:val="both"/>
        <w:rPr>
          <w:rFonts w:cs="Arial"/>
          <w:iCs/>
          <w:spacing w:val="4"/>
          <w:sz w:val="16"/>
          <w:szCs w:val="16"/>
          <w:lang w:val="es-ES" w:eastAsia="he-IL" w:bidi="he-IL"/>
        </w:rPr>
      </w:pPr>
    </w:p>
    <w:p w14:paraId="7AE496DD" w14:textId="00F7E80A" w:rsidR="00512F8F" w:rsidRPr="003A47DD" w:rsidRDefault="00512F8F" w:rsidP="00512F8F">
      <w:pPr>
        <w:pStyle w:val="Heading1"/>
        <w:rPr>
          <w:rFonts w:asciiTheme="minorHAnsi" w:hAnsiTheme="minorHAnsi"/>
        </w:rPr>
      </w:pPr>
      <w:r w:rsidRPr="003A47DD">
        <w:rPr>
          <w:rFonts w:asciiTheme="minorHAnsi" w:hAnsiTheme="minorHAnsi"/>
        </w:rPr>
        <w:t>L) ETHICAL COMMITTEE</w:t>
      </w:r>
    </w:p>
    <w:p w14:paraId="0A408AA3" w14:textId="69133FB1" w:rsidR="001A5167" w:rsidRPr="003A47DD" w:rsidRDefault="001A5167" w:rsidP="00100557">
      <w:pPr>
        <w:jc w:val="both"/>
        <w:rPr>
          <w:rFonts w:asciiTheme="minorHAnsi" w:eastAsiaTheme="minorEastAsia" w:hAnsiTheme="minorHAnsi" w:cstheme="minorBidi"/>
          <w:b/>
          <w:lang w:eastAsia="es-ES"/>
        </w:rPr>
      </w:pPr>
    </w:p>
    <w:p w14:paraId="1EB40109" w14:textId="7A9866BF" w:rsidR="00334D00" w:rsidRPr="003A47DD" w:rsidRDefault="001A5167" w:rsidP="00334D00">
      <w:pPr>
        <w:spacing w:line="240" w:lineRule="auto"/>
        <w:jc w:val="center"/>
        <w:rPr>
          <w:b/>
          <w:sz w:val="28"/>
          <w:szCs w:val="32"/>
        </w:rPr>
      </w:pPr>
      <w:r w:rsidRPr="003A47DD">
        <w:rPr>
          <w:b/>
          <w:sz w:val="28"/>
          <w:szCs w:val="32"/>
        </w:rPr>
        <w:t>R</w:t>
      </w:r>
      <w:r w:rsidR="003A3B00" w:rsidRPr="003A47DD">
        <w:rPr>
          <w:b/>
          <w:sz w:val="28"/>
          <w:szCs w:val="32"/>
        </w:rPr>
        <w:t>ESEARCH INVOLVING ATYPICAL PARTICIPANT POPULATIONS</w:t>
      </w:r>
    </w:p>
    <w:p w14:paraId="43AA9B3B" w14:textId="77777777" w:rsidR="00334D00" w:rsidRPr="003A47DD" w:rsidRDefault="00334D00" w:rsidP="00334D00">
      <w:pPr>
        <w:spacing w:line="240" w:lineRule="auto"/>
        <w:jc w:val="center"/>
        <w:rPr>
          <w:b/>
          <w:sz w:val="32"/>
          <w:szCs w:val="32"/>
        </w:rPr>
      </w:pPr>
    </w:p>
    <w:p w14:paraId="3AD870BA" w14:textId="5DCB2E88" w:rsidR="00334D00" w:rsidRPr="003A47DD" w:rsidRDefault="00334D00" w:rsidP="00334D00">
      <w:pPr>
        <w:pStyle w:val="ListParagraph"/>
        <w:numPr>
          <w:ilvl w:val="0"/>
          <w:numId w:val="7"/>
        </w:numPr>
        <w:overflowPunct w:val="0"/>
        <w:ind w:left="284" w:hanging="284"/>
      </w:pPr>
      <w:r w:rsidRPr="003A47DD">
        <w:rPr>
          <w:b/>
        </w:rPr>
        <w:t xml:space="preserve">DESCRIPTION OF PARTICIPANT POPULATION: </w:t>
      </w:r>
      <w:r w:rsidRPr="003A47DD">
        <w:t>_______________________________________________</w:t>
      </w:r>
    </w:p>
    <w:p w14:paraId="5FC40145" w14:textId="7D71A534" w:rsidR="00334D00" w:rsidRPr="003A47DD" w:rsidRDefault="00334D00" w:rsidP="00334D00">
      <w:pPr>
        <w:pStyle w:val="ListParagraph"/>
        <w:overflowPunct w:val="0"/>
        <w:ind w:left="284"/>
      </w:pPr>
      <w:r w:rsidRPr="003A47DD">
        <w:t>_____________________________________________________________________________________</w:t>
      </w:r>
    </w:p>
    <w:p w14:paraId="64DF73BB" w14:textId="77777777" w:rsidR="00334D00" w:rsidRPr="003A47DD" w:rsidRDefault="00334D00" w:rsidP="00334D00">
      <w:pPr>
        <w:pStyle w:val="ListParagraph"/>
        <w:overflowPunct w:val="0"/>
        <w:ind w:left="284"/>
      </w:pPr>
    </w:p>
    <w:p w14:paraId="7F8CD5DF" w14:textId="1410A3E4" w:rsidR="00334D00" w:rsidRPr="003A47DD" w:rsidRDefault="00334D00" w:rsidP="00334D00">
      <w:pPr>
        <w:pStyle w:val="ListParagraph"/>
        <w:numPr>
          <w:ilvl w:val="0"/>
          <w:numId w:val="7"/>
        </w:numPr>
        <w:overflowPunct w:val="0"/>
        <w:ind w:left="284" w:hanging="284"/>
        <w:rPr>
          <w:b/>
        </w:rPr>
      </w:pPr>
      <w:r w:rsidRPr="003A47DD">
        <w:rPr>
          <w:b/>
        </w:rPr>
        <w:t>RECRUITMENT OF PARTICIPANTS: (describe the recruitment process in detail)</w:t>
      </w:r>
    </w:p>
    <w:p w14:paraId="2CB350CD" w14:textId="184B1896" w:rsidR="00E938C8" w:rsidRPr="003A47DD" w:rsidRDefault="00E938C8" w:rsidP="00E938C8">
      <w:pPr>
        <w:pStyle w:val="ListParagraph"/>
        <w:overflowPunct w:val="0"/>
        <w:ind w:left="284"/>
      </w:pPr>
      <w:r w:rsidRPr="003A47DD">
        <w:t>_____________________________________________________________________________________</w:t>
      </w:r>
    </w:p>
    <w:p w14:paraId="762F8696" w14:textId="77777777" w:rsidR="00E938C8" w:rsidRPr="003A47DD" w:rsidRDefault="00E938C8" w:rsidP="00E938C8">
      <w:pPr>
        <w:pStyle w:val="ListParagraph"/>
        <w:overflowPunct w:val="0"/>
        <w:ind w:left="284"/>
      </w:pPr>
      <w:r w:rsidRPr="003A47DD">
        <w:t>_____________________________________________________________________________________</w:t>
      </w:r>
    </w:p>
    <w:p w14:paraId="13FB0225" w14:textId="761054B6" w:rsidR="00E938C8" w:rsidRPr="003A47DD" w:rsidRDefault="00E938C8" w:rsidP="00E938C8">
      <w:pPr>
        <w:overflowPunct w:val="0"/>
      </w:pPr>
      <w:r w:rsidRPr="003A47DD">
        <w:t xml:space="preserve">     Will support from an external </w:t>
      </w:r>
      <w:proofErr w:type="spellStart"/>
      <w:r w:rsidRPr="003A47DD">
        <w:t>organisation</w:t>
      </w:r>
      <w:proofErr w:type="spellEnd"/>
      <w:r w:rsidRPr="003A47DD">
        <w:t xml:space="preserve"> be needed? </w:t>
      </w:r>
    </w:p>
    <w:p w14:paraId="44C378D1" w14:textId="20DE30EB" w:rsidR="00E938C8" w:rsidRPr="003A47DD" w:rsidRDefault="00E938C8" w:rsidP="00E938C8">
      <w:pPr>
        <w:overflowPunct w:val="0"/>
      </w:pPr>
      <w:r w:rsidRPr="003A47DD">
        <w:t xml:space="preserve">      </w:t>
      </w:r>
      <w:r w:rsidRPr="003A47DD">
        <w:sym w:font="Symbol" w:char="F0A0"/>
      </w:r>
      <w:r w:rsidRPr="003A47DD">
        <w:t xml:space="preserve"> No</w:t>
      </w:r>
    </w:p>
    <w:p w14:paraId="5A7F378A" w14:textId="543C93EA" w:rsidR="00E938C8" w:rsidRPr="003A47DD" w:rsidRDefault="00E938C8" w:rsidP="00E938C8">
      <w:pPr>
        <w:pStyle w:val="ListParagraph"/>
        <w:ind w:left="284"/>
        <w:jc w:val="both"/>
      </w:pPr>
      <w:r w:rsidRPr="003A47DD">
        <w:lastRenderedPageBreak/>
        <w:sym w:font="Symbol" w:char="F0A0"/>
      </w:r>
      <w:r w:rsidRPr="003A47DD">
        <w:t xml:space="preserve"> Yes:</w:t>
      </w:r>
    </w:p>
    <w:p w14:paraId="18DCBD14" w14:textId="4524A017" w:rsidR="00E938C8" w:rsidRPr="003A47DD" w:rsidRDefault="00E938C8" w:rsidP="00E938C8">
      <w:pPr>
        <w:pStyle w:val="ListParagraph"/>
        <w:ind w:left="284"/>
        <w:jc w:val="both"/>
      </w:pPr>
      <w:r w:rsidRPr="003A47DD">
        <w:t>Full contact details: _____________________________________________________</w:t>
      </w:r>
    </w:p>
    <w:p w14:paraId="46111B69" w14:textId="498FCC55" w:rsidR="00E938C8" w:rsidRPr="003A47DD" w:rsidRDefault="00E938C8" w:rsidP="00E938C8">
      <w:pPr>
        <w:pStyle w:val="ListParagraph"/>
        <w:ind w:left="284"/>
        <w:jc w:val="both"/>
        <w:rPr>
          <w:sz w:val="20"/>
        </w:rPr>
      </w:pPr>
      <w:r w:rsidRPr="003A47DD">
        <w:t xml:space="preserve">Agreement contract been signed? </w:t>
      </w:r>
      <w:r w:rsidRPr="003A47DD">
        <w:sym w:font="Symbol" w:char="F0A0"/>
      </w:r>
      <w:r w:rsidRPr="003A47DD">
        <w:t xml:space="preserve"> Yes  </w:t>
      </w:r>
      <w:r w:rsidRPr="003A47DD">
        <w:sym w:font="Symbol" w:char="F0A0"/>
      </w:r>
      <w:r w:rsidRPr="003A47DD">
        <w:t xml:space="preserve"> In process  </w:t>
      </w:r>
      <w:r w:rsidRPr="003A47DD">
        <w:sym w:font="Symbol" w:char="F0A0"/>
      </w:r>
      <w:r w:rsidRPr="003A47DD">
        <w:t xml:space="preserve"> No </w:t>
      </w:r>
      <w:r w:rsidRPr="003A47DD">
        <w:rPr>
          <w:sz w:val="18"/>
        </w:rPr>
        <w:t xml:space="preserve">(please ask </w:t>
      </w:r>
      <w:proofErr w:type="spellStart"/>
      <w:r w:rsidR="00DF6B12" w:rsidRPr="003A47DD">
        <w:rPr>
          <w:sz w:val="18"/>
        </w:rPr>
        <w:t>Oihana</w:t>
      </w:r>
      <w:proofErr w:type="spellEnd"/>
      <w:r w:rsidR="00DF6B12" w:rsidRPr="003A47DD">
        <w:rPr>
          <w:sz w:val="18"/>
        </w:rPr>
        <w:t xml:space="preserve"> </w:t>
      </w:r>
      <w:proofErr w:type="spellStart"/>
      <w:r w:rsidR="00DF6B12" w:rsidRPr="003A47DD">
        <w:rPr>
          <w:sz w:val="18"/>
        </w:rPr>
        <w:t>Vadillo</w:t>
      </w:r>
      <w:proofErr w:type="spellEnd"/>
      <w:r w:rsidR="00DF6B12" w:rsidRPr="003A47DD">
        <w:rPr>
          <w:sz w:val="18"/>
        </w:rPr>
        <w:t xml:space="preserve"> [</w:t>
      </w:r>
      <w:r w:rsidR="008D45BE" w:rsidRPr="003A47DD">
        <w:rPr>
          <w:sz w:val="18"/>
        </w:rPr>
        <w:t>o.vadillo@bcbl.eu)</w:t>
      </w:r>
      <w:r w:rsidR="00DF6B12" w:rsidRPr="003A47DD">
        <w:rPr>
          <w:sz w:val="18"/>
        </w:rPr>
        <w:t xml:space="preserve"> for advice]</w:t>
      </w:r>
    </w:p>
    <w:p w14:paraId="20622F46" w14:textId="50ADB747" w:rsidR="00E938C8" w:rsidRPr="003A47DD" w:rsidRDefault="00E938C8" w:rsidP="00E938C8">
      <w:pPr>
        <w:pStyle w:val="ListParagraph"/>
        <w:ind w:left="284"/>
        <w:jc w:val="both"/>
      </w:pPr>
    </w:p>
    <w:p w14:paraId="22538400" w14:textId="5BF62E7D" w:rsidR="00E938C8" w:rsidRPr="003A47DD" w:rsidRDefault="00E938C8" w:rsidP="00E938C8">
      <w:pPr>
        <w:pStyle w:val="ListParagraph"/>
        <w:numPr>
          <w:ilvl w:val="0"/>
          <w:numId w:val="7"/>
        </w:numPr>
        <w:overflowPunct w:val="0"/>
        <w:rPr>
          <w:b/>
        </w:rPr>
      </w:pPr>
      <w:r w:rsidRPr="003A47DD">
        <w:rPr>
          <w:b/>
        </w:rPr>
        <w:t xml:space="preserve">PARTICIPANTS’ PERSONAL DATA MANAGEMENT: </w:t>
      </w:r>
    </w:p>
    <w:p w14:paraId="3A4D286A" w14:textId="3CEFD5AF" w:rsidR="00E938C8" w:rsidRPr="003A47DD" w:rsidRDefault="00E938C8" w:rsidP="00E938C8">
      <w:pPr>
        <w:spacing w:after="0" w:line="240" w:lineRule="auto"/>
        <w:rPr>
          <w:rFonts w:cs="Calibri"/>
          <w:color w:val="000000" w:themeColor="text1"/>
          <w:sz w:val="18"/>
          <w:lang w:val="en-AU"/>
        </w:rPr>
      </w:pPr>
      <w:r w:rsidRPr="003A47DD">
        <w:rPr>
          <w:rFonts w:cs="Calibri"/>
          <w:color w:val="000000" w:themeColor="text1"/>
          <w:sz w:val="18"/>
          <w:lang w:val="en-AU"/>
        </w:rPr>
        <w:t>(Provide a detailed description of the information that will be used to identify and contact participants and the measures that will b</w:t>
      </w:r>
      <w:r w:rsidR="004C3864" w:rsidRPr="003A47DD">
        <w:rPr>
          <w:rFonts w:cs="Calibri"/>
          <w:color w:val="000000" w:themeColor="text1"/>
          <w:sz w:val="18"/>
          <w:lang w:val="en-AU"/>
        </w:rPr>
        <w:t xml:space="preserve">e taken for data protection, </w:t>
      </w:r>
      <w:r w:rsidRPr="003A47DD">
        <w:rPr>
          <w:rFonts w:cs="Calibri"/>
          <w:color w:val="000000" w:themeColor="text1"/>
          <w:sz w:val="18"/>
          <w:lang w:val="en-AU"/>
        </w:rPr>
        <w:t>including, but not limited to participant identifying information, contact details, medical information, diagnosis, etc.)</w:t>
      </w:r>
    </w:p>
    <w:p w14:paraId="3B976CD4" w14:textId="0B81323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3B36E3D9" w14:textId="478A12A9"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43CFC5B6" w14:textId="7AE1E7E4"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2B14075C" w14:textId="59E6E5C7" w:rsidR="00E938C8" w:rsidRPr="003A47DD" w:rsidRDefault="00E938C8" w:rsidP="00E938C8">
      <w:pPr>
        <w:pStyle w:val="ListParagraph"/>
        <w:overflowPunct w:val="0"/>
        <w:ind w:left="284"/>
      </w:pPr>
      <w:r w:rsidRPr="003A47DD">
        <w:t xml:space="preserve">       _____________________________________________________________________________________</w:t>
      </w:r>
    </w:p>
    <w:p w14:paraId="0A09FB8E" w14:textId="77777777" w:rsidR="00E938C8" w:rsidRPr="003A47DD" w:rsidRDefault="00E938C8" w:rsidP="00E938C8">
      <w:pPr>
        <w:pStyle w:val="ListParagraph"/>
        <w:overflowPunct w:val="0"/>
        <w:ind w:left="284"/>
      </w:pPr>
    </w:p>
    <w:p w14:paraId="488CC078" w14:textId="3C043E85" w:rsidR="00E938C8" w:rsidRPr="003A47DD" w:rsidRDefault="00E938C8" w:rsidP="00E938C8">
      <w:pPr>
        <w:pStyle w:val="ListParagraph"/>
        <w:numPr>
          <w:ilvl w:val="0"/>
          <w:numId w:val="7"/>
        </w:numPr>
        <w:overflowPunct w:val="0"/>
        <w:rPr>
          <w:b/>
        </w:rPr>
      </w:pPr>
      <w:r w:rsidRPr="003A47DD">
        <w:rPr>
          <w:b/>
        </w:rPr>
        <w:t xml:space="preserve">ETHICAL ASPECTS AND RISKS: </w:t>
      </w:r>
    </w:p>
    <w:p w14:paraId="64E50538" w14:textId="77777777" w:rsidR="005C0F99" w:rsidRPr="003A47DD" w:rsidRDefault="005C0F99" w:rsidP="005C0F99">
      <w:pPr>
        <w:pStyle w:val="ListParagraph"/>
        <w:overflowPunct w:val="0"/>
        <w:ind w:left="360"/>
        <w:rPr>
          <w:b/>
        </w:rPr>
      </w:pPr>
    </w:p>
    <w:p w14:paraId="74F1E625" w14:textId="5906655A" w:rsidR="005C0F99" w:rsidRPr="003A47DD" w:rsidRDefault="00E90C60" w:rsidP="005C0F99">
      <w:pPr>
        <w:pStyle w:val="ListParagraph"/>
        <w:numPr>
          <w:ilvl w:val="0"/>
          <w:numId w:val="28"/>
        </w:numPr>
        <w:overflowPunct w:val="0"/>
      </w:pPr>
      <w:r w:rsidRPr="003A47DD">
        <w:rPr>
          <w:rFonts w:asciiTheme="minorHAnsi" w:eastAsiaTheme="minorEastAsia" w:hAnsiTheme="minorHAnsi" w:cstheme="minorBidi"/>
          <w:b/>
          <w:lang w:eastAsia="es-ES"/>
        </w:rPr>
        <w:t xml:space="preserve">Does this participant belong to a </w:t>
      </w:r>
      <w:r w:rsidRPr="003A47DD">
        <w:rPr>
          <w:rFonts w:asciiTheme="minorHAnsi" w:eastAsiaTheme="minorEastAsia" w:hAnsiTheme="minorHAnsi" w:cstheme="minorBidi"/>
          <w:b/>
          <w:u w:val="single"/>
          <w:lang w:eastAsia="es-ES"/>
        </w:rPr>
        <w:t>vulnerable population</w:t>
      </w:r>
      <w:r w:rsidR="005C0F99" w:rsidRPr="003A47DD">
        <w:rPr>
          <w:rFonts w:asciiTheme="minorHAnsi" w:eastAsiaTheme="minorEastAsia" w:hAnsiTheme="minorHAnsi" w:cstheme="minorBidi"/>
          <w:b/>
          <w:lang w:eastAsia="es-ES"/>
        </w:rPr>
        <w:t>* (see descriptions below)</w:t>
      </w:r>
      <w:r w:rsidRPr="003A47DD">
        <w:rPr>
          <w:rFonts w:asciiTheme="minorHAnsi" w:eastAsiaTheme="minorEastAsia" w:hAnsiTheme="minorHAnsi" w:cstheme="minorBidi"/>
          <w:b/>
          <w:lang w:eastAsia="es-ES"/>
        </w:rPr>
        <w:t>?</w:t>
      </w:r>
      <w:r w:rsidR="005C0F99" w:rsidRPr="003A47DD">
        <w:t xml:space="preserve">   </w:t>
      </w:r>
    </w:p>
    <w:p w14:paraId="1B6CADAC" w14:textId="7F16FFDD" w:rsidR="00E90C60" w:rsidRPr="003A47DD" w:rsidRDefault="00E90C60" w:rsidP="005C0F99">
      <w:pPr>
        <w:pStyle w:val="ListParagraph"/>
        <w:overflowPunct w:val="0"/>
      </w:pP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381BF7B6" w14:textId="6813AD2B" w:rsidR="005C0F99" w:rsidRPr="003A47DD" w:rsidRDefault="00E90C60" w:rsidP="005C0F99">
      <w:pPr>
        <w:pStyle w:val="ListParagraph"/>
        <w:numPr>
          <w:ilvl w:val="0"/>
          <w:numId w:val="28"/>
        </w:numPr>
        <w:overflowPunct w:val="0"/>
        <w:rPr>
          <w:rFonts w:cs="Calibri"/>
          <w:b/>
          <w:color w:val="000000" w:themeColor="text1"/>
          <w:lang w:val="en-AU"/>
        </w:rPr>
      </w:pPr>
      <w:r w:rsidRPr="003A47DD">
        <w:rPr>
          <w:rFonts w:cs="Calibri"/>
          <w:b/>
          <w:color w:val="000000" w:themeColor="text1"/>
          <w:lang w:val="en-AU"/>
        </w:rPr>
        <w:t xml:space="preserve">Will individual participants in this study encounter difficulties to access, read, or understand the full </w:t>
      </w:r>
      <w:r w:rsidR="005C0F99" w:rsidRPr="003A47DD">
        <w:rPr>
          <w:rFonts w:cs="Calibri"/>
          <w:b/>
          <w:color w:val="000000" w:themeColor="text1"/>
          <w:lang w:val="en-AU"/>
        </w:rPr>
        <w:t xml:space="preserve">  </w:t>
      </w:r>
    </w:p>
    <w:p w14:paraId="15BE4337" w14:textId="23FAD03E" w:rsidR="00E90C60" w:rsidRPr="003A47DD" w:rsidRDefault="00E90C60" w:rsidP="005C0F99">
      <w:pPr>
        <w:pStyle w:val="ListParagraph"/>
        <w:overflowPunct w:val="0"/>
        <w:rPr>
          <w:sz w:val="20"/>
        </w:rPr>
      </w:pPr>
      <w:r w:rsidRPr="003A47DD">
        <w:rPr>
          <w:rFonts w:cs="Calibri"/>
          <w:b/>
          <w:color w:val="000000" w:themeColor="text1"/>
          <w:lang w:val="en-AU"/>
        </w:rPr>
        <w:t xml:space="preserve">information provided in the informed consent form?  </w:t>
      </w:r>
      <w:r w:rsidRPr="003A47DD">
        <w:rPr>
          <w:rFonts w:asciiTheme="minorHAnsi" w:eastAsiaTheme="minorEastAsia" w:hAnsiTheme="minorHAnsi" w:cstheme="minorBidi"/>
          <w:b/>
          <w:lang w:eastAsia="es-ES"/>
        </w:rPr>
        <w:t xml:space="preserve"> </w:t>
      </w:r>
      <w:r w:rsidR="005C0F99" w:rsidRPr="003A47DD">
        <w:t xml:space="preserve">    </w:t>
      </w:r>
      <w:r w:rsidRPr="003A47DD">
        <w:t xml:space="preserve"> </w:t>
      </w:r>
      <w:r w:rsidRPr="003A47DD">
        <w:sym w:font="Symbol" w:char="F0A0"/>
      </w:r>
      <w:r w:rsidRPr="003A47DD">
        <w:t xml:space="preserve"> No      </w:t>
      </w:r>
      <w:r w:rsidRPr="003A47DD">
        <w:sym w:font="Symbol" w:char="F0A0"/>
      </w:r>
      <w:r w:rsidRPr="003A47DD">
        <w:t xml:space="preserve"> Yes </w:t>
      </w:r>
      <w:r w:rsidRPr="003A47DD">
        <w:rPr>
          <w:sz w:val="20"/>
        </w:rPr>
        <w:t>(specify)____________________</w:t>
      </w:r>
    </w:p>
    <w:p w14:paraId="5119C69B" w14:textId="77777777" w:rsidR="005C0F99" w:rsidRPr="003A47DD" w:rsidRDefault="005C0F99" w:rsidP="005C0F99">
      <w:pPr>
        <w:pStyle w:val="ListParagraph"/>
        <w:overflowPunct w:val="0"/>
      </w:pPr>
    </w:p>
    <w:p w14:paraId="3E009636" w14:textId="77777777" w:rsidR="00E90C60" w:rsidRPr="003A47DD" w:rsidRDefault="00E90C60" w:rsidP="00E90C60">
      <w:pPr>
        <w:pStyle w:val="ListParagraph"/>
        <w:overflowPunct w:val="0"/>
        <w:ind w:left="284"/>
      </w:pPr>
      <w:r w:rsidRPr="003A47DD">
        <w:rPr>
          <w:rFonts w:asciiTheme="minorHAnsi" w:eastAsiaTheme="minorEastAsia" w:hAnsiTheme="minorHAnsi" w:cstheme="minorBidi"/>
          <w:b/>
          <w:sz w:val="20"/>
          <w:lang w:eastAsia="es-ES"/>
        </w:rPr>
        <w:t xml:space="preserve">IMPORTANT NOTE: if you responded YES to any of the two previous A and B questions, provide detailed information of the measures taken to mitigate such risks: </w:t>
      </w:r>
      <w:r w:rsidRPr="003A47DD">
        <w:t>_____________________________________________________________________________________</w:t>
      </w:r>
    </w:p>
    <w:p w14:paraId="4AD72C2C" w14:textId="656B12FF" w:rsidR="005C0F99" w:rsidRPr="003A47DD" w:rsidRDefault="00E90C60" w:rsidP="005C0F99">
      <w:pPr>
        <w:pStyle w:val="ListParagraph"/>
        <w:overflowPunct w:val="0"/>
        <w:ind w:left="284"/>
      </w:pPr>
      <w:r w:rsidRPr="003A47DD">
        <w:t>_____________________________________________________________________________________</w:t>
      </w:r>
    </w:p>
    <w:p w14:paraId="57C4B0A7" w14:textId="77777777" w:rsidR="005C0F99" w:rsidRPr="003A47DD" w:rsidRDefault="005C0F99" w:rsidP="005C0F99">
      <w:pPr>
        <w:pStyle w:val="ListParagraph"/>
        <w:overflowPunct w:val="0"/>
        <w:ind w:left="284"/>
      </w:pPr>
    </w:p>
    <w:p w14:paraId="2309A3F7" w14:textId="0CAFE123" w:rsidR="005C0F99" w:rsidRPr="003A47DD" w:rsidRDefault="005C0F99" w:rsidP="005C0F99">
      <w:pPr>
        <w:jc w:val="both"/>
        <w:rPr>
          <w:rFonts w:asciiTheme="minorHAnsi" w:eastAsiaTheme="minorEastAsia" w:hAnsiTheme="minorHAnsi" w:cstheme="minorBidi"/>
          <w:b/>
          <w:sz w:val="18"/>
          <w:lang w:eastAsia="es-ES"/>
        </w:rPr>
      </w:pPr>
      <w:r w:rsidRPr="003A47DD">
        <w:rPr>
          <w:rFonts w:asciiTheme="minorHAnsi" w:eastAsiaTheme="minorEastAsia" w:hAnsiTheme="minorHAnsi" w:cstheme="minorBidi"/>
          <w:b/>
          <w:lang w:eastAsia="es-ES"/>
        </w:rPr>
        <w:t xml:space="preserve">* DESCRIPTIONS OF VULNERABLE POPULATIONS: </w:t>
      </w:r>
      <w:r w:rsidRPr="003A47DD">
        <w:rPr>
          <w:rFonts w:asciiTheme="minorHAnsi" w:eastAsiaTheme="minorEastAsia" w:hAnsiTheme="minorHAnsi" w:cstheme="minorBidi"/>
          <w:b/>
          <w:sz w:val="18"/>
          <w:lang w:eastAsia="es-ES"/>
        </w:rPr>
        <w:t>(</w:t>
      </w:r>
      <w:r w:rsidRPr="003A47DD">
        <w:rPr>
          <w:rFonts w:cs="Calibri"/>
          <w:color w:val="000000" w:themeColor="text1"/>
          <w:sz w:val="18"/>
          <w:lang w:val="en-AU"/>
        </w:rPr>
        <w:t>If in doubt, please discuss your case with the BCBL ethics committee):</w:t>
      </w:r>
    </w:p>
    <w:p w14:paraId="63CE7EDC" w14:textId="2B614E56" w:rsidR="001A5167" w:rsidRPr="003A47DD" w:rsidRDefault="001A5167" w:rsidP="001A5167">
      <w:pPr>
        <w:spacing w:before="225" w:after="225" w:line="240" w:lineRule="auto"/>
        <w:textAlignment w:val="baseline"/>
        <w:outlineLvl w:val="2"/>
        <w:rPr>
          <w:rFonts w:eastAsia="Times New Roman" w:cs="Calibri"/>
          <w:b/>
          <w:bCs/>
          <w:color w:val="000000" w:themeColor="text1"/>
          <w:sz w:val="18"/>
          <w:lang w:eastAsia="en-GB"/>
        </w:rPr>
      </w:pPr>
      <w:r w:rsidRPr="003A47DD">
        <w:rPr>
          <w:rFonts w:eastAsia="Times New Roman" w:cs="Calibri"/>
          <w:b/>
          <w:bCs/>
          <w:color w:val="000000" w:themeColor="text1"/>
          <w:sz w:val="18"/>
          <w:lang w:eastAsia="en-GB"/>
        </w:rPr>
        <w:t xml:space="preserve">Cognitive or Communicative Vulnerability: </w:t>
      </w:r>
      <w:r w:rsidRPr="003A47DD">
        <w:rPr>
          <w:rFonts w:eastAsia="Times New Roman" w:cs="Calibri"/>
          <w:color w:val="000000" w:themeColor="text1"/>
          <w:sz w:val="18"/>
          <w:lang w:eastAsia="en-GB"/>
        </w:rPr>
        <w:t>The category of cognitive or communicative vulnerability broadly encompasses persons who have difficulty comprehending information and making decisions about participation.</w:t>
      </w:r>
    </w:p>
    <w:p w14:paraId="1C0FAD97" w14:textId="20718CF5"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Institutional Vulnerability: </w:t>
      </w:r>
      <w:r w:rsidRPr="003A47DD">
        <w:rPr>
          <w:rFonts w:ascii="Calibri" w:hAnsi="Calibri" w:cs="Calibri"/>
          <w:b w:val="0"/>
          <w:bCs w:val="0"/>
          <w:color w:val="000000" w:themeColor="text1"/>
          <w:sz w:val="18"/>
        </w:rPr>
        <w:t>The category of institutional vulnerability includes persons who are under the formal authority of others who might have different values, goals, and priorities than those of the potential research participant.</w:t>
      </w:r>
      <w:r w:rsidRPr="003A47DD">
        <w:rPr>
          <w:rStyle w:val="apple-converted-space"/>
          <w:rFonts w:ascii="Calibri" w:hAnsi="Calibri" w:cs="Calibri"/>
          <w:b w:val="0"/>
          <w:bCs w:val="0"/>
          <w:color w:val="000000" w:themeColor="text1"/>
          <w:sz w:val="18"/>
        </w:rPr>
        <w:t> </w:t>
      </w:r>
    </w:p>
    <w:p w14:paraId="64187FEB" w14:textId="179F0F77"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Deferential Vulnerability: </w:t>
      </w:r>
      <w:r w:rsidRPr="003A47DD">
        <w:rPr>
          <w:rFonts w:ascii="Calibri" w:hAnsi="Calibri" w:cs="Calibri"/>
          <w:b w:val="0"/>
          <w:bCs w:val="0"/>
          <w:color w:val="000000" w:themeColor="text1"/>
          <w:sz w:val="18"/>
        </w:rPr>
        <w:t>Like institutional vulnerability, the deferential vulnerability category includes persons who are under the authority of others.</w:t>
      </w:r>
      <w:r w:rsidRPr="003A47DD">
        <w:rPr>
          <w:rStyle w:val="apple-converted-space"/>
          <w:rFonts w:ascii="Calibri" w:hAnsi="Calibri" w:cs="Calibri"/>
          <w:color w:val="000000" w:themeColor="text1"/>
          <w:sz w:val="18"/>
        </w:rPr>
        <w:t> </w:t>
      </w:r>
    </w:p>
    <w:p w14:paraId="0FCD023A" w14:textId="17922AF1"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Medical Vulnerability: </w:t>
      </w:r>
      <w:r w:rsidRPr="003A47DD">
        <w:rPr>
          <w:rFonts w:ascii="Calibri" w:hAnsi="Calibri" w:cs="Calibri"/>
          <w:b w:val="0"/>
          <w:bCs w:val="0"/>
          <w:color w:val="000000" w:themeColor="text1"/>
          <w:sz w:val="18"/>
        </w:rPr>
        <w:t>The medical vulnerability category includes persons who have serious health conditions for which no satisfactory standard treatment options are available.</w:t>
      </w:r>
    </w:p>
    <w:p w14:paraId="606EC42D" w14:textId="5E6A1F15" w:rsidR="001A5167" w:rsidRPr="003A47DD" w:rsidRDefault="001A5167" w:rsidP="001A5167">
      <w:pPr>
        <w:pStyle w:val="Heading3"/>
        <w:spacing w:before="225" w:after="225" w:line="240" w:lineRule="auto"/>
        <w:textAlignment w:val="baseline"/>
        <w:rPr>
          <w:rFonts w:ascii="Calibri" w:hAnsi="Calibri" w:cs="Calibri"/>
          <w:b w:val="0"/>
          <w:bCs w:val="0"/>
          <w:color w:val="000000" w:themeColor="text1"/>
          <w:sz w:val="18"/>
        </w:rPr>
      </w:pPr>
      <w:r w:rsidRPr="003A47DD">
        <w:rPr>
          <w:rFonts w:ascii="Calibri" w:hAnsi="Calibri" w:cs="Calibri"/>
          <w:color w:val="000000" w:themeColor="text1"/>
          <w:sz w:val="18"/>
        </w:rPr>
        <w:t xml:space="preserve">Economic Vulnerability: </w:t>
      </w:r>
      <w:r w:rsidRPr="003A47DD">
        <w:rPr>
          <w:rFonts w:ascii="Calibri" w:hAnsi="Calibri" w:cs="Calibri"/>
          <w:b w:val="0"/>
          <w:bCs w:val="0"/>
          <w:color w:val="000000" w:themeColor="text1"/>
          <w:sz w:val="18"/>
        </w:rPr>
        <w:t>The economic vulnerability category includes persons who are disadvantaged in the distribution of social goods and services such as income, housing, or healthcare.</w:t>
      </w:r>
      <w:r w:rsidRPr="003A47DD">
        <w:rPr>
          <w:rStyle w:val="apple-converted-space"/>
          <w:rFonts w:ascii="Calibri" w:hAnsi="Calibri" w:cs="Calibri"/>
          <w:b w:val="0"/>
          <w:bCs w:val="0"/>
          <w:color w:val="000000" w:themeColor="text1"/>
          <w:sz w:val="18"/>
        </w:rPr>
        <w:t> </w:t>
      </w:r>
    </w:p>
    <w:p w14:paraId="13CCFAD8" w14:textId="5557838B" w:rsidR="001A5167" w:rsidRPr="003A47DD" w:rsidRDefault="001A5167" w:rsidP="001A5167">
      <w:pPr>
        <w:pStyle w:val="Heading3"/>
        <w:spacing w:before="225" w:after="225" w:line="240" w:lineRule="auto"/>
        <w:textAlignment w:val="baseline"/>
        <w:rPr>
          <w:rFonts w:ascii="Calibri" w:hAnsi="Calibri" w:cs="Calibri"/>
          <w:color w:val="000000" w:themeColor="text1"/>
          <w:sz w:val="18"/>
        </w:rPr>
      </w:pPr>
      <w:r w:rsidRPr="003A47DD">
        <w:rPr>
          <w:rFonts w:ascii="Calibri" w:hAnsi="Calibri" w:cs="Calibri"/>
          <w:color w:val="000000" w:themeColor="text1"/>
          <w:sz w:val="18"/>
        </w:rPr>
        <w:t xml:space="preserve">Social Vulnerability: </w:t>
      </w:r>
      <w:r w:rsidRPr="003A47DD">
        <w:rPr>
          <w:rFonts w:ascii="Calibri" w:hAnsi="Calibri" w:cs="Calibri"/>
          <w:b w:val="0"/>
          <w:bCs w:val="0"/>
          <w:color w:val="000000" w:themeColor="text1"/>
          <w:sz w:val="18"/>
        </w:rPr>
        <w:t>The social vulnerability category includes persons who belong to undervalued social groups.</w:t>
      </w:r>
      <w:r w:rsidRPr="003A47DD">
        <w:rPr>
          <w:rStyle w:val="apple-converted-space"/>
          <w:rFonts w:ascii="Calibri" w:hAnsi="Calibri" w:cs="Calibri"/>
          <w:color w:val="000000" w:themeColor="text1"/>
          <w:sz w:val="18"/>
        </w:rPr>
        <w:t> </w:t>
      </w:r>
    </w:p>
    <w:p w14:paraId="39BFF4F4" w14:textId="07963F1A" w:rsidR="001A5167" w:rsidRPr="005C0F99" w:rsidRDefault="005C0F99" w:rsidP="001A5167">
      <w:pPr>
        <w:spacing w:line="240" w:lineRule="auto"/>
        <w:rPr>
          <w:rFonts w:cs="Calibri"/>
          <w:color w:val="000000" w:themeColor="text1"/>
          <w:sz w:val="18"/>
          <w:lang w:val="en-AU"/>
        </w:rPr>
      </w:pPr>
      <w:r w:rsidRPr="003A47DD">
        <w:rPr>
          <w:rFonts w:cs="Calibri"/>
          <w:color w:val="000000" w:themeColor="text1"/>
          <w:sz w:val="18"/>
          <w:lang w:val="en-AU"/>
        </w:rPr>
        <w:t>(</w:t>
      </w:r>
      <w:r w:rsidR="001A5167" w:rsidRPr="003A47DD">
        <w:rPr>
          <w:rFonts w:cs="Calibri"/>
          <w:color w:val="000000" w:themeColor="text1"/>
          <w:sz w:val="18"/>
          <w:lang w:val="en-AU"/>
        </w:rPr>
        <w:t xml:space="preserve">Definitions taken from: </w:t>
      </w:r>
      <w:hyperlink r:id="rId25" w:anchor="sec-5" w:history="1">
        <w:r w:rsidR="001A5167" w:rsidRPr="003A47DD">
          <w:rPr>
            <w:rStyle w:val="Hyperlink"/>
            <w:rFonts w:cs="Calibri"/>
            <w:color w:val="000000" w:themeColor="text1"/>
            <w:sz w:val="18"/>
            <w:lang w:val="en-AU"/>
          </w:rPr>
          <w:t>http://www.ochsnerjournal.org/content/20/1/34#sec-5</w:t>
        </w:r>
      </w:hyperlink>
      <w:r w:rsidRPr="003A47DD">
        <w:rPr>
          <w:rStyle w:val="Hyperlink"/>
          <w:rFonts w:cs="Calibri"/>
          <w:color w:val="000000" w:themeColor="text1"/>
          <w:sz w:val="18"/>
          <w:lang w:val="en-AU"/>
        </w:rPr>
        <w:t>)</w:t>
      </w:r>
      <w:r w:rsidR="001A5167" w:rsidRPr="005C0F99">
        <w:rPr>
          <w:rFonts w:cs="Calibri"/>
          <w:color w:val="000000" w:themeColor="text1"/>
          <w:sz w:val="18"/>
          <w:lang w:val="en-AU"/>
        </w:rPr>
        <w:t xml:space="preserve"> </w:t>
      </w:r>
    </w:p>
    <w:p w14:paraId="38A84F3D" w14:textId="77777777" w:rsidR="00334D00" w:rsidRPr="005C0F99" w:rsidRDefault="00334D00" w:rsidP="001A5167">
      <w:pPr>
        <w:spacing w:line="240" w:lineRule="auto"/>
        <w:rPr>
          <w:rFonts w:cs="Calibri"/>
          <w:color w:val="000000" w:themeColor="text1"/>
          <w:sz w:val="18"/>
          <w:lang w:val="en-AU"/>
        </w:rPr>
      </w:pPr>
    </w:p>
    <w:p w14:paraId="2BF4A0F7" w14:textId="77777777" w:rsidR="00334D00" w:rsidRPr="005C0F99" w:rsidRDefault="00334D00" w:rsidP="001A5167">
      <w:pPr>
        <w:spacing w:line="240" w:lineRule="auto"/>
        <w:rPr>
          <w:rFonts w:cs="Calibri"/>
          <w:color w:val="000000" w:themeColor="text1"/>
          <w:sz w:val="18"/>
          <w:lang w:val="en-AU"/>
        </w:rPr>
      </w:pPr>
    </w:p>
    <w:p w14:paraId="227F5726" w14:textId="77777777" w:rsidR="001A5167" w:rsidRPr="005C0F99" w:rsidRDefault="001A5167" w:rsidP="00100557">
      <w:pPr>
        <w:jc w:val="both"/>
        <w:rPr>
          <w:rFonts w:eastAsiaTheme="minorEastAsia" w:cs="Calibri"/>
          <w:b/>
          <w:sz w:val="18"/>
          <w:lang w:val="en-AU" w:eastAsia="es-ES"/>
        </w:rPr>
      </w:pPr>
    </w:p>
    <w:sectPr w:rsidR="001A5167" w:rsidRPr="005C0F99"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vetlana Pinet" w:date="2023-02-27T16:54:00Z" w:initials="SP">
    <w:p w14:paraId="08312DF1" w14:textId="681F63BB" w:rsidR="00977F31" w:rsidRDefault="00C4729F">
      <w:pPr>
        <w:pStyle w:val="CommentText"/>
      </w:pPr>
      <w:r>
        <w:rPr>
          <w:rStyle w:val="CommentReference"/>
        </w:rPr>
        <w:annotationRef/>
      </w:r>
      <w:r>
        <w:t xml:space="preserve">Your project is about language production but not bilingualism. Probably best to begin with language production stuff, </w:t>
      </w:r>
      <w:r w:rsidR="00977F31">
        <w:t>no? Like the bit about phonology and orthography. And then you refer to bilingualism to present the language switching paradigm and how that helped showing that one language is more dominant over the other. Then you can go back to phono/ortho and say that you will use a similar paradigm to test whether one modality is dominant over the other. Makes sense?</w:t>
      </w:r>
    </w:p>
  </w:comment>
  <w:comment w:id="4" w:author="Svetlana Pinet" w:date="2023-02-27T16:36:00Z" w:initials="SP">
    <w:p w14:paraId="1CA09C62" w14:textId="54D8583C" w:rsidR="009E6AD1" w:rsidRDefault="009E6AD1">
      <w:pPr>
        <w:pStyle w:val="CommentText"/>
      </w:pPr>
      <w:r>
        <w:rPr>
          <w:rStyle w:val="CommentReference"/>
        </w:rPr>
        <w:annotationRef/>
      </w:r>
      <w:r>
        <w:t>This doesn’t really mean much. Usually you use “in terms of” if you say something like inhibition, etc. Referring to the process rather than a task</w:t>
      </w:r>
    </w:p>
  </w:comment>
  <w:comment w:id="5" w:author="Svetlana Pinet" w:date="2023-02-27T16:40:00Z" w:initials="SP">
    <w:p w14:paraId="38CDA597" w14:textId="155DBD6B" w:rsidR="009E6AD1" w:rsidRDefault="009E6AD1">
      <w:pPr>
        <w:pStyle w:val="CommentText"/>
      </w:pPr>
      <w:r>
        <w:rPr>
          <w:rStyle w:val="CommentReference"/>
        </w:rPr>
        <w:annotationRef/>
      </w:r>
      <w:r>
        <w:t>Research in language switching is pretty well established. I’m not sure how much you need to go back to task-switching to explain the pattern in language switching. You can probably say directly that the asymmetry has been interpreted as “one language is more dominant than the other”</w:t>
      </w:r>
    </w:p>
  </w:comment>
  <w:comment w:id="6" w:author="Svetlana Pinet" w:date="2023-02-27T16:41:00Z" w:initials="SP">
    <w:p w14:paraId="4DEE609C" w14:textId="3EC84711" w:rsidR="009E6AD1" w:rsidRDefault="009E6AD1">
      <w:pPr>
        <w:pStyle w:val="CommentText"/>
      </w:pPr>
      <w:r>
        <w:rPr>
          <w:rStyle w:val="CommentReference"/>
        </w:rPr>
        <w:annotationRef/>
      </w:r>
      <w:r>
        <w:t>Careful, this is an observation from the data, not a conclusion. You can say that looking at the graph of results, you don’t need to know where it’s coming from. The conclusion is rather that one language is dominant over the other one (this is the explanation of why the switch costs are asymmetrical)</w:t>
      </w:r>
    </w:p>
  </w:comment>
  <w:comment w:id="7" w:author="Svetlana Pinet" w:date="2023-02-27T16:42:00Z" w:initials="SP">
    <w:p w14:paraId="42A567E0" w14:textId="4F2B4775" w:rsidR="009E6AD1" w:rsidRDefault="009E6AD1">
      <w:pPr>
        <w:pStyle w:val="CommentText"/>
      </w:pPr>
      <w:r>
        <w:rPr>
          <w:rStyle w:val="CommentReference"/>
        </w:rPr>
        <w:annotationRef/>
      </w:r>
      <w:r>
        <w:t xml:space="preserve">I know you mean picture in the sense “big picture”, but since you just mentioned picture naming, we are primed to think of a picture of an object, which is confusing! </w:t>
      </w:r>
    </w:p>
  </w:comment>
  <w:comment w:id="8" w:author="Svetlana Pinet" w:date="2023-02-27T16:43:00Z" w:initials="SP">
    <w:p w14:paraId="0795082E" w14:textId="1BAC6D1B" w:rsidR="009E6AD1" w:rsidRDefault="009E6AD1">
      <w:pPr>
        <w:pStyle w:val="CommentText"/>
      </w:pPr>
      <w:r>
        <w:rPr>
          <w:rStyle w:val="CommentReference"/>
        </w:rPr>
        <w:annotationRef/>
      </w:r>
      <w:r>
        <w:t>Can you be more specific in the description of this result? It seems relevant for our task</w:t>
      </w:r>
    </w:p>
  </w:comment>
  <w:comment w:id="9" w:author="Svetlana Pinet" w:date="2023-02-27T16:43:00Z" w:initials="SP">
    <w:p w14:paraId="169002E3" w14:textId="77777777" w:rsidR="009E6AD1" w:rsidRDefault="009E6AD1">
      <w:pPr>
        <w:pStyle w:val="CommentText"/>
      </w:pPr>
      <w:r>
        <w:rPr>
          <w:rStyle w:val="CommentReference"/>
        </w:rPr>
        <w:annotationRef/>
      </w:r>
      <w:r>
        <w:t>I wonder if this wouldn’t be better at the beginning of the paragraph than what you have now. This gives us a modality to look into modality switching!</w:t>
      </w:r>
    </w:p>
    <w:p w14:paraId="47F54713" w14:textId="0820156A" w:rsidR="003A1A01" w:rsidRDefault="003A1A01">
      <w:pPr>
        <w:pStyle w:val="CommentText"/>
      </w:pPr>
      <w:r>
        <w:t>I would cut the first 2-3 sentences of this paragraph actually</w:t>
      </w:r>
    </w:p>
  </w:comment>
  <w:comment w:id="12" w:author="Svetlana Pinet" w:date="2023-02-27T16:45:00Z" w:initials="SP">
    <w:p w14:paraId="30CDB417" w14:textId="60AD19B4" w:rsidR="003A1A01" w:rsidRDefault="003A1A01">
      <w:pPr>
        <w:pStyle w:val="CommentText"/>
      </w:pPr>
      <w:r>
        <w:rPr>
          <w:rStyle w:val="CommentReference"/>
        </w:rPr>
        <w:annotationRef/>
      </w:r>
      <w:r>
        <w:t>It’s not the case that switching between speaking and handwriting has been studied so much that it’s a huge shift to use typing instead of handwriting. But it’s good to justify why we are using typing</w:t>
      </w:r>
    </w:p>
  </w:comment>
  <w:comment w:id="13" w:author="Svetlana Pinet" w:date="2023-02-27T16:51:00Z" w:initials="SP">
    <w:p w14:paraId="1BF059B3" w14:textId="77777777" w:rsidR="007B1931" w:rsidRDefault="007B1931" w:rsidP="007B1931">
      <w:pPr>
        <w:pStyle w:val="CommentText"/>
      </w:pPr>
      <w:r>
        <w:rPr>
          <w:rStyle w:val="CommentReference"/>
        </w:rPr>
        <w:annotationRef/>
      </w:r>
      <w:r>
        <w:t>You could make one hypothesis for repeat vs. switch no matter the modality if you have the same one between the two modalities</w:t>
      </w:r>
    </w:p>
  </w:comment>
  <w:comment w:id="14" w:author="Svetlana Pinet" w:date="2023-02-27T16:52:00Z" w:initials="SP">
    <w:p w14:paraId="587147B6" w14:textId="77777777" w:rsidR="007B1931" w:rsidRDefault="007B1931" w:rsidP="007B1931">
      <w:pPr>
        <w:pStyle w:val="CommentText"/>
      </w:pPr>
      <w:r>
        <w:rPr>
          <w:rStyle w:val="CommentReference"/>
        </w:rPr>
        <w:annotationRef/>
      </w:r>
      <w:r>
        <w:t>Someone who did not sit in our meetings doesn’t know what that means! It’s always a bit difficult to be very specific in the hypotheses without having presented the design. So either you explain some parts of the design before, or you make the hypothesis more general</w:t>
      </w:r>
    </w:p>
  </w:comment>
  <w:comment w:id="15" w:author="Svetlana Pinet" w:date="2023-02-27T16:53:00Z" w:initials="SP">
    <w:p w14:paraId="3C98DB44" w14:textId="77777777" w:rsidR="007B1931" w:rsidRDefault="007B1931" w:rsidP="007B1931">
      <w:pPr>
        <w:pStyle w:val="CommentText"/>
      </w:pPr>
      <w:r>
        <w:rPr>
          <w:rStyle w:val="CommentReference"/>
        </w:rPr>
        <w:annotationRef/>
      </w:r>
      <w:r>
        <w:t>Again, maybe make one hypothesis for both modalities if you expect the same thing</w:t>
      </w:r>
    </w:p>
  </w:comment>
  <w:comment w:id="16" w:author="Svetlana Pinet" w:date="2023-02-27T16:49:00Z" w:initials="SP">
    <w:p w14:paraId="04340E12" w14:textId="39533FEE" w:rsidR="003A1A01" w:rsidRDefault="003A1A01">
      <w:pPr>
        <w:pStyle w:val="CommentText"/>
      </w:pPr>
      <w:r>
        <w:rPr>
          <w:rStyle w:val="CommentReference"/>
        </w:rPr>
        <w:annotationRef/>
      </w:r>
      <w:r>
        <w:t>This is hard to understand without a visual. Could you make one?</w:t>
      </w:r>
    </w:p>
  </w:comment>
  <w:comment w:id="17" w:author="Svetlana Pinet" w:date="2023-02-27T16:50:00Z" w:initials="SP">
    <w:p w14:paraId="5C22E8D3" w14:textId="56D033CD" w:rsidR="003A1A01" w:rsidRDefault="003A1A01">
      <w:pPr>
        <w:pStyle w:val="CommentText"/>
      </w:pPr>
      <w:r>
        <w:rPr>
          <w:rStyle w:val="CommentReference"/>
        </w:rPr>
        <w:annotationRef/>
      </w:r>
      <w:r>
        <w:t>Ideally with activation levels and the resulting switch costs</w:t>
      </w:r>
    </w:p>
  </w:comment>
  <w:comment w:id="18" w:author="Svetlana Pinet" w:date="2023-02-20T15:06:00Z" w:initials="SP">
    <w:p w14:paraId="12205ED5" w14:textId="77777777" w:rsidR="00033891" w:rsidRDefault="00033891" w:rsidP="00033891">
      <w:pPr>
        <w:pStyle w:val="CommentText"/>
      </w:pPr>
      <w:r>
        <w:rPr>
          <w:rStyle w:val="CommentReference"/>
        </w:rPr>
        <w:annotationRef/>
      </w:r>
      <w:r>
        <w:t xml:space="preserve">Reading your hypotheses now, I feel like this discussion is missing from the introduction. Why would one believe this or something else? </w:t>
      </w:r>
      <w:r>
        <w:t>Are there evidence pointing to this or to something else?</w:t>
      </w:r>
    </w:p>
  </w:comment>
  <w:comment w:id="19" w:author="Katerina Tsaroucha" w:date="2023-02-21T12:04:00Z" w:initials="ΚT">
    <w:p w14:paraId="7EE2BFAE" w14:textId="77777777" w:rsidR="00033891" w:rsidRDefault="00033891" w:rsidP="00033891">
      <w:pPr>
        <w:pStyle w:val="CommentText"/>
      </w:pPr>
      <w:r>
        <w:rPr>
          <w:rStyle w:val="CommentReference"/>
        </w:rPr>
        <w:annotationRef/>
      </w:r>
      <w:r>
        <w:t>There is evidence from highly proficient bilinguals showing low switch costs in language switching. Seeing how we made an analogy with language switching in the theoretical context above, I believe we could draw this hypothesis for the task-switching paradigm and our case as well. I could add the results from research on that above.</w:t>
      </w:r>
    </w:p>
  </w:comment>
  <w:comment w:id="20" w:author="Katerina Tsaroucha" w:date="2023-02-22T10:11:00Z" w:initials="ΚT">
    <w:p w14:paraId="5BE08027" w14:textId="77777777" w:rsidR="00033891" w:rsidRDefault="00033891" w:rsidP="00033891">
      <w:pPr>
        <w:pStyle w:val="CommentText"/>
      </w:pPr>
      <w:r>
        <w:rPr>
          <w:rStyle w:val="CommentReference"/>
        </w:rPr>
        <w:annotationRef/>
      </w:r>
      <w:r w:rsidRPr="00952A51">
        <w:rPr>
          <w:lang w:val="es-ES"/>
        </w:rPr>
        <w:t xml:space="preserve">Costa &amp; </w:t>
      </w:r>
      <w:r w:rsidRPr="00952A51">
        <w:rPr>
          <w:lang w:val="es-ES"/>
        </w:rPr>
        <w:t xml:space="preserve">Santesteban (2004); Costa et al. </w:t>
      </w:r>
      <w:r>
        <w:t>(2006)</w:t>
      </w:r>
    </w:p>
  </w:comment>
  <w:comment w:id="21" w:author="Katerina Tsaroucha" w:date="2023-02-27T09:21:00Z" w:initials="ΚT">
    <w:p w14:paraId="11C6779F" w14:textId="77777777" w:rsidR="00604CD0" w:rsidRDefault="00604CD0" w:rsidP="009A5752">
      <w:pPr>
        <w:pStyle w:val="CommentText"/>
      </w:pPr>
      <w:r>
        <w:rPr>
          <w:rStyle w:val="CommentReference"/>
        </w:rPr>
        <w:annotationRef/>
      </w:r>
      <w:r>
        <w:t>Should this be still included in the introduction?</w:t>
      </w:r>
    </w:p>
  </w:comment>
  <w:comment w:id="23" w:author="Katerina Tsaroucha" w:date="2023-02-14T10:56:00Z" w:initials="ΚT">
    <w:p w14:paraId="39315E96" w14:textId="3D596B22" w:rsidR="005A6F04" w:rsidRDefault="005A6F04" w:rsidP="00684AE3">
      <w:pPr>
        <w:pStyle w:val="CommentText"/>
      </w:pPr>
      <w:r>
        <w:rPr>
          <w:rStyle w:val="CommentReference"/>
        </w:rPr>
        <w:annotationRef/>
      </w:r>
      <w:r>
        <w:t>Since I focus also in orthographic transparency I should also get measures for phonological and orthographic neighbourhood density.</w:t>
      </w:r>
    </w:p>
  </w:comment>
  <w:comment w:id="24" w:author="Katerina Tsaroucha" w:date="2023-02-28T10:08:00Z" w:initials="ΚT">
    <w:p w14:paraId="39765D84" w14:textId="77777777" w:rsidR="007B1931" w:rsidRDefault="007B1931" w:rsidP="003302A2">
      <w:pPr>
        <w:pStyle w:val="CommentText"/>
      </w:pPr>
      <w:r>
        <w:rPr>
          <w:rStyle w:val="CommentReference"/>
        </w:rPr>
        <w:annotationRef/>
      </w:r>
      <w:r>
        <w:t>Keep that in mind for later.</w:t>
      </w:r>
    </w:p>
  </w:comment>
  <w:comment w:id="25" w:author="Katerina Tsaroucha" w:date="2023-02-21T12:44:00Z" w:initials="ΚT">
    <w:p w14:paraId="0B46170D" w14:textId="5DC8FA8E" w:rsidR="002E4DDD" w:rsidRDefault="002E4DDD" w:rsidP="0097698D">
      <w:pPr>
        <w:pStyle w:val="CommentText"/>
      </w:pPr>
      <w:r>
        <w:rPr>
          <w:rStyle w:val="CommentReference"/>
        </w:rPr>
        <w:annotationRef/>
      </w:r>
      <w:r>
        <w:t>We now have 54 nouns.</w:t>
      </w:r>
    </w:p>
  </w:comment>
  <w:comment w:id="26" w:author="Svetlana Pinet" w:date="2023-02-20T15:14:00Z" w:initials="SP">
    <w:p w14:paraId="7DC9B9DE" w14:textId="32307FBE" w:rsidR="00387628" w:rsidRDefault="00387628">
      <w:pPr>
        <w:pStyle w:val="CommentText"/>
      </w:pPr>
      <w:r>
        <w:rPr>
          <w:rStyle w:val="CommentReference"/>
        </w:rPr>
        <w:annotationRef/>
      </w:r>
      <w:r>
        <w:t>Design is usually where you describe the manipulation, the building of the list, etc. What you’ve described here sounds more like procedure to me</w:t>
      </w:r>
    </w:p>
  </w:comment>
  <w:comment w:id="27" w:author="Svetlana Pinet" w:date="2023-02-27T17:00:00Z" w:initials="SP">
    <w:p w14:paraId="38933338" w14:textId="377A5FF8" w:rsidR="00977F31" w:rsidRDefault="00977F31">
      <w:pPr>
        <w:pStyle w:val="CommentText"/>
      </w:pPr>
      <w:r>
        <w:rPr>
          <w:rStyle w:val="CommentReference"/>
        </w:rPr>
        <w:annotationRef/>
      </w:r>
      <w:r>
        <w:t>To be discussed. Not sure if necessary</w:t>
      </w:r>
    </w:p>
  </w:comment>
  <w:comment w:id="28" w:author="Svetlana Pinet" w:date="2023-02-27T17:01:00Z" w:initials="SP">
    <w:p w14:paraId="6FBB32B7" w14:textId="4940912B" w:rsidR="00977F31" w:rsidRDefault="00977F31">
      <w:pPr>
        <w:pStyle w:val="CommentText"/>
      </w:pPr>
      <w:r>
        <w:rPr>
          <w:rStyle w:val="CommentReference"/>
        </w:rPr>
        <w:annotationRef/>
      </w:r>
      <w:r>
        <w:t>You can say RT for both speaking and typing I think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312DF1" w15:done="0"/>
  <w15:commentEx w15:paraId="1CA09C62" w15:done="0"/>
  <w15:commentEx w15:paraId="38CDA597" w15:done="0"/>
  <w15:commentEx w15:paraId="4DEE609C" w15:done="0"/>
  <w15:commentEx w15:paraId="42A567E0" w15:done="0"/>
  <w15:commentEx w15:paraId="0795082E" w15:done="0"/>
  <w15:commentEx w15:paraId="47F54713" w15:done="0"/>
  <w15:commentEx w15:paraId="30CDB417" w15:done="0"/>
  <w15:commentEx w15:paraId="1BF059B3" w15:done="0"/>
  <w15:commentEx w15:paraId="587147B6" w15:done="0"/>
  <w15:commentEx w15:paraId="3C98DB44" w15:done="0"/>
  <w15:commentEx w15:paraId="04340E12" w15:done="0"/>
  <w15:commentEx w15:paraId="5C22E8D3" w15:paraIdParent="04340E12" w15:done="0"/>
  <w15:commentEx w15:paraId="12205ED5" w15:done="0"/>
  <w15:commentEx w15:paraId="7EE2BFAE" w15:paraIdParent="12205ED5" w15:done="0"/>
  <w15:commentEx w15:paraId="5BE08027" w15:paraIdParent="12205ED5" w15:done="0"/>
  <w15:commentEx w15:paraId="11C6779F" w15:paraIdParent="12205ED5" w15:done="0"/>
  <w15:commentEx w15:paraId="39315E96" w15:done="0"/>
  <w15:commentEx w15:paraId="39765D84" w15:paraIdParent="39315E96" w15:done="0"/>
  <w15:commentEx w15:paraId="0B46170D" w15:done="0"/>
  <w15:commentEx w15:paraId="7DC9B9DE" w15:done="0"/>
  <w15:commentEx w15:paraId="38933338" w15:done="0"/>
  <w15:commentEx w15:paraId="6FBB32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75ED0" w16cex:dateUtc="2023-02-27T15:54:00Z"/>
  <w16cex:commentExtensible w16cex:durableId="27A75A84" w16cex:dateUtc="2023-02-27T15:36:00Z"/>
  <w16cex:commentExtensible w16cex:durableId="27A75B6A" w16cex:dateUtc="2023-02-27T15:40:00Z"/>
  <w16cex:commentExtensible w16cex:durableId="27A75BAB" w16cex:dateUtc="2023-02-27T15:41:00Z"/>
  <w16cex:commentExtensible w16cex:durableId="27A75BEA" w16cex:dateUtc="2023-02-27T15:42:00Z"/>
  <w16cex:commentExtensible w16cex:durableId="27A75C22" w16cex:dateUtc="2023-02-27T15:43:00Z"/>
  <w16cex:commentExtensible w16cex:durableId="27A75C41" w16cex:dateUtc="2023-02-27T15:43:00Z"/>
  <w16cex:commentExtensible w16cex:durableId="27A75CBF" w16cex:dateUtc="2023-02-27T15:45:00Z"/>
  <w16cex:commentExtensible w16cex:durableId="27A75E01" w16cex:dateUtc="2023-02-27T15:51:00Z"/>
  <w16cex:commentExtensible w16cex:durableId="27A75E36" w16cex:dateUtc="2023-02-27T15:52:00Z"/>
  <w16cex:commentExtensible w16cex:durableId="27A75E93" w16cex:dateUtc="2023-02-27T15:53:00Z"/>
  <w16cex:commentExtensible w16cex:durableId="27A75D8C" w16cex:dateUtc="2023-02-27T15:49:00Z"/>
  <w16cex:commentExtensible w16cex:durableId="27A75DD4" w16cex:dateUtc="2023-02-27T15:50:00Z"/>
  <w16cex:commentExtensible w16cex:durableId="279E0AF4" w16cex:dateUtc="2023-02-20T14:06:00Z"/>
  <w16cex:commentExtensible w16cex:durableId="279F31C4" w16cex:dateUtc="2023-02-21T11:04:00Z"/>
  <w16cex:commentExtensible w16cex:durableId="27A068D5" w16cex:dateUtc="2023-02-22T09:11:00Z"/>
  <w16cex:commentExtensible w16cex:durableId="27A6F483" w16cex:dateUtc="2023-02-27T08:21:00Z"/>
  <w16cex:commentExtensible w16cex:durableId="2795E75A" w16cex:dateUtc="2023-02-14T09:56:00Z"/>
  <w16cex:commentExtensible w16cex:durableId="27A85128" w16cex:dateUtc="2023-02-28T09:08:00Z"/>
  <w16cex:commentExtensible w16cex:durableId="279F3B3F" w16cex:dateUtc="2023-02-21T11:44:00Z"/>
  <w16cex:commentExtensible w16cex:durableId="279E0CDE" w16cex:dateUtc="2023-02-20T14:14:00Z"/>
  <w16cex:commentExtensible w16cex:durableId="27A7602D" w16cex:dateUtc="2023-02-27T16:00:00Z"/>
  <w16cex:commentExtensible w16cex:durableId="27A76061" w16cex:dateUtc="2023-02-27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312DF1" w16cid:durableId="27A75ED0"/>
  <w16cid:commentId w16cid:paraId="1CA09C62" w16cid:durableId="27A75A84"/>
  <w16cid:commentId w16cid:paraId="38CDA597" w16cid:durableId="27A75B6A"/>
  <w16cid:commentId w16cid:paraId="4DEE609C" w16cid:durableId="27A75BAB"/>
  <w16cid:commentId w16cid:paraId="42A567E0" w16cid:durableId="27A75BEA"/>
  <w16cid:commentId w16cid:paraId="0795082E" w16cid:durableId="27A75C22"/>
  <w16cid:commentId w16cid:paraId="47F54713" w16cid:durableId="27A75C41"/>
  <w16cid:commentId w16cid:paraId="30CDB417" w16cid:durableId="27A75CBF"/>
  <w16cid:commentId w16cid:paraId="1BF059B3" w16cid:durableId="27A75E01"/>
  <w16cid:commentId w16cid:paraId="587147B6" w16cid:durableId="27A75E36"/>
  <w16cid:commentId w16cid:paraId="3C98DB44" w16cid:durableId="27A75E93"/>
  <w16cid:commentId w16cid:paraId="04340E12" w16cid:durableId="27A75D8C"/>
  <w16cid:commentId w16cid:paraId="5C22E8D3" w16cid:durableId="27A75DD4"/>
  <w16cid:commentId w16cid:paraId="12205ED5" w16cid:durableId="279E0AF4"/>
  <w16cid:commentId w16cid:paraId="7EE2BFAE" w16cid:durableId="279F31C4"/>
  <w16cid:commentId w16cid:paraId="5BE08027" w16cid:durableId="27A068D5"/>
  <w16cid:commentId w16cid:paraId="11C6779F" w16cid:durableId="27A6F483"/>
  <w16cid:commentId w16cid:paraId="39315E96" w16cid:durableId="2795E75A"/>
  <w16cid:commentId w16cid:paraId="39765D84" w16cid:durableId="27A85128"/>
  <w16cid:commentId w16cid:paraId="0B46170D" w16cid:durableId="279F3B3F"/>
  <w16cid:commentId w16cid:paraId="7DC9B9DE" w16cid:durableId="279E0CDE"/>
  <w16cid:commentId w16cid:paraId="38933338" w16cid:durableId="27A7602D"/>
  <w16cid:commentId w16cid:paraId="6FBB32B7" w16cid:durableId="27A760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8814C" w14:textId="77777777" w:rsidR="0054342A" w:rsidRDefault="0054342A" w:rsidP="008A4A1A">
      <w:pPr>
        <w:spacing w:after="0" w:line="240" w:lineRule="auto"/>
      </w:pPr>
      <w:r>
        <w:separator/>
      </w:r>
    </w:p>
  </w:endnote>
  <w:endnote w:type="continuationSeparator" w:id="0">
    <w:p w14:paraId="3F458EEA" w14:textId="77777777" w:rsidR="0054342A" w:rsidRDefault="0054342A"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00000000" w:usb1="D200FDFF" w:usb2="0A24602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8418" w14:textId="77777777" w:rsidR="003677BE" w:rsidRDefault="00367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88AEC0C" w:rsidR="003C4991" w:rsidRDefault="003677BE">
        <w:pPr>
          <w:pStyle w:val="Footer"/>
          <w:jc w:val="right"/>
        </w:pPr>
        <w:r>
          <w:rPr>
            <w:noProof/>
          </w:rPr>
          <w:t>(Last update: 03/10</w:t>
        </w:r>
        <w:r w:rsidR="003C4991">
          <w:rPr>
            <w:noProof/>
          </w:rPr>
          <w:t>/22)</w:t>
        </w:r>
      </w:p>
      <w:p w14:paraId="56C90242" w14:textId="495FE29B" w:rsidR="003C4991" w:rsidRDefault="003C4991">
        <w:pPr>
          <w:pStyle w:val="Footer"/>
          <w:jc w:val="right"/>
        </w:pPr>
        <w:r>
          <w:fldChar w:fldCharType="begin"/>
        </w:r>
        <w:r>
          <w:instrText xml:space="preserve"> PAGE   \* MERGEFORMAT </w:instrText>
        </w:r>
        <w:r>
          <w:fldChar w:fldCharType="separate"/>
        </w:r>
        <w:r w:rsidR="003677BE">
          <w:rPr>
            <w:noProof/>
          </w:rPr>
          <w:t>1</w:t>
        </w:r>
        <w:r>
          <w:rPr>
            <w:noProof/>
          </w:rPr>
          <w:fldChar w:fldCharType="end"/>
        </w:r>
      </w:p>
    </w:sdtContent>
  </w:sdt>
  <w:p w14:paraId="5F86A685" w14:textId="77777777" w:rsidR="003C4991" w:rsidRDefault="003C4991" w:rsidP="00DF6B12">
    <w:pP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71F1" w14:textId="77777777" w:rsidR="003677BE" w:rsidRDefault="00367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B088E" w14:textId="77777777" w:rsidR="0054342A" w:rsidRDefault="0054342A" w:rsidP="008A4A1A">
      <w:pPr>
        <w:spacing w:after="0" w:line="240" w:lineRule="auto"/>
      </w:pPr>
      <w:r>
        <w:separator/>
      </w:r>
    </w:p>
  </w:footnote>
  <w:footnote w:type="continuationSeparator" w:id="0">
    <w:p w14:paraId="0EE8F123" w14:textId="77777777" w:rsidR="0054342A" w:rsidRDefault="0054342A" w:rsidP="008A4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C93D" w14:textId="77777777" w:rsidR="003677BE" w:rsidRDefault="003677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707" w14:textId="77777777" w:rsidR="003677BE" w:rsidRDefault="003677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0B964" w14:textId="77777777" w:rsidR="003677BE" w:rsidRDefault="003677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9"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633406415">
    <w:abstractNumId w:val="15"/>
  </w:num>
  <w:num w:numId="2" w16cid:durableId="93938722">
    <w:abstractNumId w:val="5"/>
  </w:num>
  <w:num w:numId="3" w16cid:durableId="1439715833">
    <w:abstractNumId w:val="9"/>
  </w:num>
  <w:num w:numId="4" w16cid:durableId="696934595">
    <w:abstractNumId w:val="27"/>
  </w:num>
  <w:num w:numId="5" w16cid:durableId="1965111612">
    <w:abstractNumId w:val="0"/>
  </w:num>
  <w:num w:numId="6" w16cid:durableId="626355121">
    <w:abstractNumId w:val="21"/>
  </w:num>
  <w:num w:numId="7" w16cid:durableId="2008555759">
    <w:abstractNumId w:val="23"/>
  </w:num>
  <w:num w:numId="8" w16cid:durableId="184484298">
    <w:abstractNumId w:val="13"/>
  </w:num>
  <w:num w:numId="9" w16cid:durableId="524096146">
    <w:abstractNumId w:val="3"/>
  </w:num>
  <w:num w:numId="10" w16cid:durableId="1359770866">
    <w:abstractNumId w:val="24"/>
  </w:num>
  <w:num w:numId="11" w16cid:durableId="1929849197">
    <w:abstractNumId w:val="29"/>
  </w:num>
  <w:num w:numId="12" w16cid:durableId="189344120">
    <w:abstractNumId w:val="6"/>
  </w:num>
  <w:num w:numId="13" w16cid:durableId="657808880">
    <w:abstractNumId w:val="17"/>
  </w:num>
  <w:num w:numId="14" w16cid:durableId="261307797">
    <w:abstractNumId w:val="19"/>
  </w:num>
  <w:num w:numId="15" w16cid:durableId="861238388">
    <w:abstractNumId w:val="4"/>
  </w:num>
  <w:num w:numId="16" w16cid:durableId="80759920">
    <w:abstractNumId w:val="14"/>
  </w:num>
  <w:num w:numId="17" w16cid:durableId="89129807">
    <w:abstractNumId w:val="30"/>
  </w:num>
  <w:num w:numId="18" w16cid:durableId="1744912736">
    <w:abstractNumId w:val="22"/>
  </w:num>
  <w:num w:numId="19" w16cid:durableId="112216664">
    <w:abstractNumId w:val="20"/>
  </w:num>
  <w:num w:numId="20" w16cid:durableId="1108352013">
    <w:abstractNumId w:val="10"/>
  </w:num>
  <w:num w:numId="21" w16cid:durableId="1465466778">
    <w:abstractNumId w:val="28"/>
  </w:num>
  <w:num w:numId="22" w16cid:durableId="202639956">
    <w:abstractNumId w:val="2"/>
  </w:num>
  <w:num w:numId="23" w16cid:durableId="802237168">
    <w:abstractNumId w:val="8"/>
  </w:num>
  <w:num w:numId="24" w16cid:durableId="1966543819">
    <w:abstractNumId w:val="16"/>
  </w:num>
  <w:num w:numId="25" w16cid:durableId="633874370">
    <w:abstractNumId w:val="12"/>
  </w:num>
  <w:num w:numId="26" w16cid:durableId="219248368">
    <w:abstractNumId w:val="18"/>
  </w:num>
  <w:num w:numId="27" w16cid:durableId="1664814827">
    <w:abstractNumId w:val="25"/>
  </w:num>
  <w:num w:numId="28" w16cid:durableId="1246306606">
    <w:abstractNumId w:val="26"/>
  </w:num>
  <w:num w:numId="29" w16cid:durableId="2081168742">
    <w:abstractNumId w:val="11"/>
  </w:num>
  <w:num w:numId="30" w16cid:durableId="2044939946">
    <w:abstractNumId w:val="1"/>
  </w:num>
  <w:num w:numId="31" w16cid:durableId="79116657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vetlana Pinet">
    <w15:presenceInfo w15:providerId="Windows Live" w15:userId="28808be7dfc1b92f"/>
  </w15:person>
  <w15:person w15:author="Katerina Tsaroucha">
    <w15:presenceInfo w15:providerId="None" w15:userId="Katerina Tsarouc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A5"/>
    <w:rsid w:val="00000487"/>
    <w:rsid w:val="00000797"/>
    <w:rsid w:val="0000188A"/>
    <w:rsid w:val="00003890"/>
    <w:rsid w:val="00005474"/>
    <w:rsid w:val="00017D47"/>
    <w:rsid w:val="0002152A"/>
    <w:rsid w:val="00021B30"/>
    <w:rsid w:val="00033891"/>
    <w:rsid w:val="00042D24"/>
    <w:rsid w:val="000436D6"/>
    <w:rsid w:val="00045040"/>
    <w:rsid w:val="000503FB"/>
    <w:rsid w:val="0005278E"/>
    <w:rsid w:val="00056182"/>
    <w:rsid w:val="00056F5E"/>
    <w:rsid w:val="00056F79"/>
    <w:rsid w:val="00061054"/>
    <w:rsid w:val="00062443"/>
    <w:rsid w:val="00063860"/>
    <w:rsid w:val="000639C7"/>
    <w:rsid w:val="00063B00"/>
    <w:rsid w:val="0007520F"/>
    <w:rsid w:val="00076DA5"/>
    <w:rsid w:val="000800DE"/>
    <w:rsid w:val="00082756"/>
    <w:rsid w:val="00083A20"/>
    <w:rsid w:val="00097120"/>
    <w:rsid w:val="00097873"/>
    <w:rsid w:val="000A67F9"/>
    <w:rsid w:val="000A6DF2"/>
    <w:rsid w:val="000B3DBB"/>
    <w:rsid w:val="000B55BD"/>
    <w:rsid w:val="000C1708"/>
    <w:rsid w:val="000C2F5A"/>
    <w:rsid w:val="000C47B2"/>
    <w:rsid w:val="000C5FFF"/>
    <w:rsid w:val="000C73E9"/>
    <w:rsid w:val="000C7D08"/>
    <w:rsid w:val="000E146F"/>
    <w:rsid w:val="000E5049"/>
    <w:rsid w:val="000E556D"/>
    <w:rsid w:val="000E6090"/>
    <w:rsid w:val="000F4332"/>
    <w:rsid w:val="000F7E92"/>
    <w:rsid w:val="00100557"/>
    <w:rsid w:val="00104F77"/>
    <w:rsid w:val="001068AE"/>
    <w:rsid w:val="0010708B"/>
    <w:rsid w:val="001100D9"/>
    <w:rsid w:val="00110D39"/>
    <w:rsid w:val="00113845"/>
    <w:rsid w:val="00114DF3"/>
    <w:rsid w:val="001205D0"/>
    <w:rsid w:val="001301A0"/>
    <w:rsid w:val="00132116"/>
    <w:rsid w:val="001324EE"/>
    <w:rsid w:val="00137DF9"/>
    <w:rsid w:val="00137FB1"/>
    <w:rsid w:val="00153C60"/>
    <w:rsid w:val="00156562"/>
    <w:rsid w:val="0016119E"/>
    <w:rsid w:val="00163C73"/>
    <w:rsid w:val="001659D4"/>
    <w:rsid w:val="00166150"/>
    <w:rsid w:val="001725B6"/>
    <w:rsid w:val="00187A5B"/>
    <w:rsid w:val="001A5167"/>
    <w:rsid w:val="001C3912"/>
    <w:rsid w:val="001C5491"/>
    <w:rsid w:val="001D0DA2"/>
    <w:rsid w:val="001E0765"/>
    <w:rsid w:val="001E1215"/>
    <w:rsid w:val="001E12E4"/>
    <w:rsid w:val="001E3AF1"/>
    <w:rsid w:val="001E4F7C"/>
    <w:rsid w:val="001E7AF4"/>
    <w:rsid w:val="001F1C0A"/>
    <w:rsid w:val="001F2E02"/>
    <w:rsid w:val="001F5B33"/>
    <w:rsid w:val="00210873"/>
    <w:rsid w:val="00215E85"/>
    <w:rsid w:val="0022500C"/>
    <w:rsid w:val="0022561D"/>
    <w:rsid w:val="00231383"/>
    <w:rsid w:val="002336E6"/>
    <w:rsid w:val="00233927"/>
    <w:rsid w:val="002348F1"/>
    <w:rsid w:val="00237B0C"/>
    <w:rsid w:val="00244A55"/>
    <w:rsid w:val="00255ABE"/>
    <w:rsid w:val="002566CB"/>
    <w:rsid w:val="00256F9B"/>
    <w:rsid w:val="00260A8E"/>
    <w:rsid w:val="00260C2E"/>
    <w:rsid w:val="00267611"/>
    <w:rsid w:val="00267E6D"/>
    <w:rsid w:val="00270B85"/>
    <w:rsid w:val="002900AD"/>
    <w:rsid w:val="002B2C1B"/>
    <w:rsid w:val="002C0F7E"/>
    <w:rsid w:val="002C29CB"/>
    <w:rsid w:val="002D004A"/>
    <w:rsid w:val="002D1273"/>
    <w:rsid w:val="002D1F41"/>
    <w:rsid w:val="002D2119"/>
    <w:rsid w:val="002D4815"/>
    <w:rsid w:val="002D5C9D"/>
    <w:rsid w:val="002E312A"/>
    <w:rsid w:val="002E4DDD"/>
    <w:rsid w:val="002E7495"/>
    <w:rsid w:val="002E7B6A"/>
    <w:rsid w:val="002F4007"/>
    <w:rsid w:val="002F5C45"/>
    <w:rsid w:val="002F65B0"/>
    <w:rsid w:val="002F6A8E"/>
    <w:rsid w:val="0030338A"/>
    <w:rsid w:val="00306B3B"/>
    <w:rsid w:val="00307BBB"/>
    <w:rsid w:val="003135C4"/>
    <w:rsid w:val="00315605"/>
    <w:rsid w:val="003171C4"/>
    <w:rsid w:val="00322BCD"/>
    <w:rsid w:val="003241CC"/>
    <w:rsid w:val="003243B3"/>
    <w:rsid w:val="003266A7"/>
    <w:rsid w:val="00326DD2"/>
    <w:rsid w:val="0033163B"/>
    <w:rsid w:val="003331FC"/>
    <w:rsid w:val="00334D00"/>
    <w:rsid w:val="00335AD5"/>
    <w:rsid w:val="00341FC8"/>
    <w:rsid w:val="00351EE1"/>
    <w:rsid w:val="003609B2"/>
    <w:rsid w:val="003641FE"/>
    <w:rsid w:val="003657CE"/>
    <w:rsid w:val="003677BE"/>
    <w:rsid w:val="00367C05"/>
    <w:rsid w:val="00374644"/>
    <w:rsid w:val="0037464A"/>
    <w:rsid w:val="00374E8E"/>
    <w:rsid w:val="003803B4"/>
    <w:rsid w:val="00384845"/>
    <w:rsid w:val="00386A69"/>
    <w:rsid w:val="00387628"/>
    <w:rsid w:val="003909CD"/>
    <w:rsid w:val="00392474"/>
    <w:rsid w:val="00394A19"/>
    <w:rsid w:val="0039667F"/>
    <w:rsid w:val="00397772"/>
    <w:rsid w:val="003A079C"/>
    <w:rsid w:val="003A1921"/>
    <w:rsid w:val="003A1A01"/>
    <w:rsid w:val="003A3762"/>
    <w:rsid w:val="003A3B00"/>
    <w:rsid w:val="003A47DD"/>
    <w:rsid w:val="003A5241"/>
    <w:rsid w:val="003B21A4"/>
    <w:rsid w:val="003B4B46"/>
    <w:rsid w:val="003B7849"/>
    <w:rsid w:val="003C4991"/>
    <w:rsid w:val="003C5982"/>
    <w:rsid w:val="003D72D1"/>
    <w:rsid w:val="003E0EDA"/>
    <w:rsid w:val="003E12C6"/>
    <w:rsid w:val="003E3969"/>
    <w:rsid w:val="003E47B9"/>
    <w:rsid w:val="003E4C48"/>
    <w:rsid w:val="003E5566"/>
    <w:rsid w:val="003E5D3E"/>
    <w:rsid w:val="003F105C"/>
    <w:rsid w:val="003F70B1"/>
    <w:rsid w:val="00404FD2"/>
    <w:rsid w:val="004067D2"/>
    <w:rsid w:val="00406E51"/>
    <w:rsid w:val="00412FD5"/>
    <w:rsid w:val="00413868"/>
    <w:rsid w:val="004147EF"/>
    <w:rsid w:val="00425196"/>
    <w:rsid w:val="00425F72"/>
    <w:rsid w:val="00427637"/>
    <w:rsid w:val="00427A72"/>
    <w:rsid w:val="00440859"/>
    <w:rsid w:val="004409CC"/>
    <w:rsid w:val="004425BA"/>
    <w:rsid w:val="00442E03"/>
    <w:rsid w:val="00444311"/>
    <w:rsid w:val="00444997"/>
    <w:rsid w:val="00446CA6"/>
    <w:rsid w:val="004472A1"/>
    <w:rsid w:val="0044790B"/>
    <w:rsid w:val="00447AD7"/>
    <w:rsid w:val="00451E5E"/>
    <w:rsid w:val="00457772"/>
    <w:rsid w:val="004619CC"/>
    <w:rsid w:val="004643E5"/>
    <w:rsid w:val="0046638C"/>
    <w:rsid w:val="00474623"/>
    <w:rsid w:val="00481FEA"/>
    <w:rsid w:val="004839F6"/>
    <w:rsid w:val="0048681D"/>
    <w:rsid w:val="0049533D"/>
    <w:rsid w:val="004A012A"/>
    <w:rsid w:val="004A06D7"/>
    <w:rsid w:val="004A3D47"/>
    <w:rsid w:val="004B0A68"/>
    <w:rsid w:val="004C0D51"/>
    <w:rsid w:val="004C254D"/>
    <w:rsid w:val="004C2DB8"/>
    <w:rsid w:val="004C3864"/>
    <w:rsid w:val="004C4AFE"/>
    <w:rsid w:val="004D05B4"/>
    <w:rsid w:val="004D5718"/>
    <w:rsid w:val="004E1778"/>
    <w:rsid w:val="004E3E10"/>
    <w:rsid w:val="004F2485"/>
    <w:rsid w:val="004F7662"/>
    <w:rsid w:val="005022D0"/>
    <w:rsid w:val="00502C20"/>
    <w:rsid w:val="00504407"/>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4342A"/>
    <w:rsid w:val="00550E5A"/>
    <w:rsid w:val="00550ECE"/>
    <w:rsid w:val="0055128C"/>
    <w:rsid w:val="00555ABE"/>
    <w:rsid w:val="00563695"/>
    <w:rsid w:val="00564345"/>
    <w:rsid w:val="00571F8E"/>
    <w:rsid w:val="005846E3"/>
    <w:rsid w:val="00585BE5"/>
    <w:rsid w:val="00592A7A"/>
    <w:rsid w:val="0059430E"/>
    <w:rsid w:val="00596918"/>
    <w:rsid w:val="005A0D0D"/>
    <w:rsid w:val="005A3393"/>
    <w:rsid w:val="005A6F04"/>
    <w:rsid w:val="005B4FB9"/>
    <w:rsid w:val="005B7A3B"/>
    <w:rsid w:val="005C02A5"/>
    <w:rsid w:val="005C0F99"/>
    <w:rsid w:val="005C14FD"/>
    <w:rsid w:val="005C1F58"/>
    <w:rsid w:val="005C4DCB"/>
    <w:rsid w:val="005C5FB7"/>
    <w:rsid w:val="005D0E65"/>
    <w:rsid w:val="005D1165"/>
    <w:rsid w:val="005D35C3"/>
    <w:rsid w:val="005D4634"/>
    <w:rsid w:val="005D6C93"/>
    <w:rsid w:val="005E12AA"/>
    <w:rsid w:val="005E16F3"/>
    <w:rsid w:val="005E2982"/>
    <w:rsid w:val="005E2A14"/>
    <w:rsid w:val="005E37A3"/>
    <w:rsid w:val="005E3B6B"/>
    <w:rsid w:val="005E5BCE"/>
    <w:rsid w:val="005F0927"/>
    <w:rsid w:val="005F0C77"/>
    <w:rsid w:val="005F14C6"/>
    <w:rsid w:val="005F4B79"/>
    <w:rsid w:val="005F5A65"/>
    <w:rsid w:val="006007DF"/>
    <w:rsid w:val="00603E94"/>
    <w:rsid w:val="00604CD0"/>
    <w:rsid w:val="00605CD9"/>
    <w:rsid w:val="006113CC"/>
    <w:rsid w:val="00614FEB"/>
    <w:rsid w:val="00616F0D"/>
    <w:rsid w:val="00617252"/>
    <w:rsid w:val="00623B00"/>
    <w:rsid w:val="00625122"/>
    <w:rsid w:val="006251EB"/>
    <w:rsid w:val="00631CEE"/>
    <w:rsid w:val="00632DA4"/>
    <w:rsid w:val="00633A33"/>
    <w:rsid w:val="006374A6"/>
    <w:rsid w:val="00637F35"/>
    <w:rsid w:val="00642F99"/>
    <w:rsid w:val="00646A95"/>
    <w:rsid w:val="00651915"/>
    <w:rsid w:val="0065421A"/>
    <w:rsid w:val="00655051"/>
    <w:rsid w:val="00662154"/>
    <w:rsid w:val="00666633"/>
    <w:rsid w:val="00667074"/>
    <w:rsid w:val="00681BBA"/>
    <w:rsid w:val="00681CDF"/>
    <w:rsid w:val="0068582C"/>
    <w:rsid w:val="0069212A"/>
    <w:rsid w:val="00692AD3"/>
    <w:rsid w:val="0069317F"/>
    <w:rsid w:val="006A20ED"/>
    <w:rsid w:val="006A6F07"/>
    <w:rsid w:val="006B0F9B"/>
    <w:rsid w:val="006B2B69"/>
    <w:rsid w:val="006B2FFC"/>
    <w:rsid w:val="006B3061"/>
    <w:rsid w:val="006B3213"/>
    <w:rsid w:val="006B35CF"/>
    <w:rsid w:val="006B4D27"/>
    <w:rsid w:val="006B4F34"/>
    <w:rsid w:val="006B606D"/>
    <w:rsid w:val="006B7CF8"/>
    <w:rsid w:val="006C1B82"/>
    <w:rsid w:val="006C5866"/>
    <w:rsid w:val="006C70D4"/>
    <w:rsid w:val="006D0A0E"/>
    <w:rsid w:val="006D1202"/>
    <w:rsid w:val="006D1999"/>
    <w:rsid w:val="006D2830"/>
    <w:rsid w:val="006E115A"/>
    <w:rsid w:val="006E175D"/>
    <w:rsid w:val="006E2060"/>
    <w:rsid w:val="006E2D05"/>
    <w:rsid w:val="006F1C3C"/>
    <w:rsid w:val="006F58D1"/>
    <w:rsid w:val="006F7585"/>
    <w:rsid w:val="006F77AB"/>
    <w:rsid w:val="00703E07"/>
    <w:rsid w:val="00710DEA"/>
    <w:rsid w:val="00712825"/>
    <w:rsid w:val="00712B79"/>
    <w:rsid w:val="00715167"/>
    <w:rsid w:val="00726035"/>
    <w:rsid w:val="00735FC3"/>
    <w:rsid w:val="00737299"/>
    <w:rsid w:val="00737DD9"/>
    <w:rsid w:val="007448FE"/>
    <w:rsid w:val="00745D35"/>
    <w:rsid w:val="00747D47"/>
    <w:rsid w:val="007504F9"/>
    <w:rsid w:val="00750547"/>
    <w:rsid w:val="0075375E"/>
    <w:rsid w:val="007542A0"/>
    <w:rsid w:val="00755E93"/>
    <w:rsid w:val="0076427F"/>
    <w:rsid w:val="0076756B"/>
    <w:rsid w:val="007764FB"/>
    <w:rsid w:val="00777F58"/>
    <w:rsid w:val="007818EB"/>
    <w:rsid w:val="007857CF"/>
    <w:rsid w:val="00790820"/>
    <w:rsid w:val="00797FF9"/>
    <w:rsid w:val="007A357C"/>
    <w:rsid w:val="007A4FA0"/>
    <w:rsid w:val="007A7C40"/>
    <w:rsid w:val="007B1931"/>
    <w:rsid w:val="007B1B9F"/>
    <w:rsid w:val="007B413F"/>
    <w:rsid w:val="007B445F"/>
    <w:rsid w:val="007B684E"/>
    <w:rsid w:val="007C040D"/>
    <w:rsid w:val="007C4E73"/>
    <w:rsid w:val="007C6F11"/>
    <w:rsid w:val="007D3B70"/>
    <w:rsid w:val="007D3C7D"/>
    <w:rsid w:val="007D6172"/>
    <w:rsid w:val="007E3FA8"/>
    <w:rsid w:val="008016B2"/>
    <w:rsid w:val="00813D2F"/>
    <w:rsid w:val="008335F3"/>
    <w:rsid w:val="00833F05"/>
    <w:rsid w:val="00844108"/>
    <w:rsid w:val="00853067"/>
    <w:rsid w:val="00854772"/>
    <w:rsid w:val="0086010D"/>
    <w:rsid w:val="00860655"/>
    <w:rsid w:val="00861991"/>
    <w:rsid w:val="00861A4B"/>
    <w:rsid w:val="00861E80"/>
    <w:rsid w:val="00862E9E"/>
    <w:rsid w:val="00863793"/>
    <w:rsid w:val="008666D8"/>
    <w:rsid w:val="00873BA5"/>
    <w:rsid w:val="00874065"/>
    <w:rsid w:val="008757D2"/>
    <w:rsid w:val="00882A56"/>
    <w:rsid w:val="0088387D"/>
    <w:rsid w:val="00885F50"/>
    <w:rsid w:val="00887B97"/>
    <w:rsid w:val="00895664"/>
    <w:rsid w:val="00897149"/>
    <w:rsid w:val="008A0C31"/>
    <w:rsid w:val="008A4A1A"/>
    <w:rsid w:val="008A690F"/>
    <w:rsid w:val="008A79E4"/>
    <w:rsid w:val="008A7D9F"/>
    <w:rsid w:val="008B0A26"/>
    <w:rsid w:val="008B114A"/>
    <w:rsid w:val="008B7A09"/>
    <w:rsid w:val="008C4F10"/>
    <w:rsid w:val="008D45BE"/>
    <w:rsid w:val="008D4EAD"/>
    <w:rsid w:val="008D7030"/>
    <w:rsid w:val="008E67D1"/>
    <w:rsid w:val="008E6D4F"/>
    <w:rsid w:val="008F16A8"/>
    <w:rsid w:val="008F2205"/>
    <w:rsid w:val="008F4F80"/>
    <w:rsid w:val="008F7177"/>
    <w:rsid w:val="00900C74"/>
    <w:rsid w:val="00902A70"/>
    <w:rsid w:val="009075D6"/>
    <w:rsid w:val="0090761A"/>
    <w:rsid w:val="00910B89"/>
    <w:rsid w:val="009203EF"/>
    <w:rsid w:val="00923C69"/>
    <w:rsid w:val="009329B0"/>
    <w:rsid w:val="00940404"/>
    <w:rsid w:val="00945B94"/>
    <w:rsid w:val="009474AA"/>
    <w:rsid w:val="00952A51"/>
    <w:rsid w:val="009564E9"/>
    <w:rsid w:val="009568D2"/>
    <w:rsid w:val="00964ADB"/>
    <w:rsid w:val="00965D2A"/>
    <w:rsid w:val="009735D4"/>
    <w:rsid w:val="00974840"/>
    <w:rsid w:val="00975F84"/>
    <w:rsid w:val="00977F31"/>
    <w:rsid w:val="009815A6"/>
    <w:rsid w:val="009835FA"/>
    <w:rsid w:val="00983F9E"/>
    <w:rsid w:val="009867AA"/>
    <w:rsid w:val="009A17EF"/>
    <w:rsid w:val="009A196F"/>
    <w:rsid w:val="009A1D20"/>
    <w:rsid w:val="009A3F05"/>
    <w:rsid w:val="009B3092"/>
    <w:rsid w:val="009B5416"/>
    <w:rsid w:val="009C6EDD"/>
    <w:rsid w:val="009C719D"/>
    <w:rsid w:val="009D030F"/>
    <w:rsid w:val="009D1C02"/>
    <w:rsid w:val="009D2B67"/>
    <w:rsid w:val="009D31FE"/>
    <w:rsid w:val="009E0F32"/>
    <w:rsid w:val="009E2493"/>
    <w:rsid w:val="009E5989"/>
    <w:rsid w:val="009E6AD1"/>
    <w:rsid w:val="009F09DC"/>
    <w:rsid w:val="009F0FF2"/>
    <w:rsid w:val="009F1864"/>
    <w:rsid w:val="00A00205"/>
    <w:rsid w:val="00A0049B"/>
    <w:rsid w:val="00A05856"/>
    <w:rsid w:val="00A108C7"/>
    <w:rsid w:val="00A1206E"/>
    <w:rsid w:val="00A14A1F"/>
    <w:rsid w:val="00A15B12"/>
    <w:rsid w:val="00A23A39"/>
    <w:rsid w:val="00A24CD2"/>
    <w:rsid w:val="00A26136"/>
    <w:rsid w:val="00A27508"/>
    <w:rsid w:val="00A405C9"/>
    <w:rsid w:val="00A45D37"/>
    <w:rsid w:val="00A51FB3"/>
    <w:rsid w:val="00A56C21"/>
    <w:rsid w:val="00A63353"/>
    <w:rsid w:val="00A64B5C"/>
    <w:rsid w:val="00A65940"/>
    <w:rsid w:val="00A6686C"/>
    <w:rsid w:val="00A67769"/>
    <w:rsid w:val="00A71352"/>
    <w:rsid w:val="00A777C3"/>
    <w:rsid w:val="00A84253"/>
    <w:rsid w:val="00A8436A"/>
    <w:rsid w:val="00A852F1"/>
    <w:rsid w:val="00A86F09"/>
    <w:rsid w:val="00A90258"/>
    <w:rsid w:val="00A91CE0"/>
    <w:rsid w:val="00A91E23"/>
    <w:rsid w:val="00A96345"/>
    <w:rsid w:val="00AA2493"/>
    <w:rsid w:val="00AA3747"/>
    <w:rsid w:val="00AA7FAF"/>
    <w:rsid w:val="00AB093E"/>
    <w:rsid w:val="00AB1BBB"/>
    <w:rsid w:val="00AB3287"/>
    <w:rsid w:val="00AB3905"/>
    <w:rsid w:val="00AB6142"/>
    <w:rsid w:val="00AB7308"/>
    <w:rsid w:val="00AB7770"/>
    <w:rsid w:val="00AC1AB1"/>
    <w:rsid w:val="00AC3397"/>
    <w:rsid w:val="00AC47C4"/>
    <w:rsid w:val="00AD220A"/>
    <w:rsid w:val="00AD7578"/>
    <w:rsid w:val="00AE5F22"/>
    <w:rsid w:val="00AF7273"/>
    <w:rsid w:val="00B01636"/>
    <w:rsid w:val="00B03031"/>
    <w:rsid w:val="00B03525"/>
    <w:rsid w:val="00B04158"/>
    <w:rsid w:val="00B13EF0"/>
    <w:rsid w:val="00B20567"/>
    <w:rsid w:val="00B21710"/>
    <w:rsid w:val="00B23D62"/>
    <w:rsid w:val="00B24475"/>
    <w:rsid w:val="00B31870"/>
    <w:rsid w:val="00B33422"/>
    <w:rsid w:val="00B35B6C"/>
    <w:rsid w:val="00B3666B"/>
    <w:rsid w:val="00B401C7"/>
    <w:rsid w:val="00B4038B"/>
    <w:rsid w:val="00B53DEB"/>
    <w:rsid w:val="00B55C5B"/>
    <w:rsid w:val="00B571AD"/>
    <w:rsid w:val="00B6246C"/>
    <w:rsid w:val="00B65D88"/>
    <w:rsid w:val="00B667FD"/>
    <w:rsid w:val="00B741C7"/>
    <w:rsid w:val="00B9029A"/>
    <w:rsid w:val="00B909AE"/>
    <w:rsid w:val="00B94A76"/>
    <w:rsid w:val="00BA3523"/>
    <w:rsid w:val="00BB02FB"/>
    <w:rsid w:val="00BB0E2B"/>
    <w:rsid w:val="00BB22D1"/>
    <w:rsid w:val="00BC018D"/>
    <w:rsid w:val="00BC485C"/>
    <w:rsid w:val="00BC50A1"/>
    <w:rsid w:val="00BC5967"/>
    <w:rsid w:val="00BC5CB1"/>
    <w:rsid w:val="00BD1988"/>
    <w:rsid w:val="00BD31EB"/>
    <w:rsid w:val="00BD3841"/>
    <w:rsid w:val="00BD741A"/>
    <w:rsid w:val="00BD7850"/>
    <w:rsid w:val="00BE1F0E"/>
    <w:rsid w:val="00BE750D"/>
    <w:rsid w:val="00BF23E2"/>
    <w:rsid w:val="00BF4C06"/>
    <w:rsid w:val="00BF54BC"/>
    <w:rsid w:val="00BF58AF"/>
    <w:rsid w:val="00BF772C"/>
    <w:rsid w:val="00C0023C"/>
    <w:rsid w:val="00C0157D"/>
    <w:rsid w:val="00C01EBB"/>
    <w:rsid w:val="00C056A4"/>
    <w:rsid w:val="00C13278"/>
    <w:rsid w:val="00C13AC5"/>
    <w:rsid w:val="00C175E5"/>
    <w:rsid w:val="00C249E7"/>
    <w:rsid w:val="00C3006C"/>
    <w:rsid w:val="00C33B67"/>
    <w:rsid w:val="00C3518C"/>
    <w:rsid w:val="00C36A19"/>
    <w:rsid w:val="00C40B19"/>
    <w:rsid w:val="00C429A1"/>
    <w:rsid w:val="00C43232"/>
    <w:rsid w:val="00C4386F"/>
    <w:rsid w:val="00C44303"/>
    <w:rsid w:val="00C4729F"/>
    <w:rsid w:val="00C6031B"/>
    <w:rsid w:val="00C61DDB"/>
    <w:rsid w:val="00C6408B"/>
    <w:rsid w:val="00C66A9A"/>
    <w:rsid w:val="00C75376"/>
    <w:rsid w:val="00C75750"/>
    <w:rsid w:val="00C77BE2"/>
    <w:rsid w:val="00C8675B"/>
    <w:rsid w:val="00C87F4A"/>
    <w:rsid w:val="00C95E36"/>
    <w:rsid w:val="00CA4B1C"/>
    <w:rsid w:val="00CA5B6F"/>
    <w:rsid w:val="00CB2567"/>
    <w:rsid w:val="00CB2778"/>
    <w:rsid w:val="00CB2C5F"/>
    <w:rsid w:val="00CB3592"/>
    <w:rsid w:val="00CB3A7D"/>
    <w:rsid w:val="00CB79B0"/>
    <w:rsid w:val="00CC298D"/>
    <w:rsid w:val="00CD12B9"/>
    <w:rsid w:val="00CD2AF0"/>
    <w:rsid w:val="00CD36B2"/>
    <w:rsid w:val="00CD7368"/>
    <w:rsid w:val="00CD77DF"/>
    <w:rsid w:val="00CE02F5"/>
    <w:rsid w:val="00CE1FA4"/>
    <w:rsid w:val="00CE6436"/>
    <w:rsid w:val="00CE6788"/>
    <w:rsid w:val="00CF05F0"/>
    <w:rsid w:val="00CF4F19"/>
    <w:rsid w:val="00CF552E"/>
    <w:rsid w:val="00D048D9"/>
    <w:rsid w:val="00D05BA5"/>
    <w:rsid w:val="00D15281"/>
    <w:rsid w:val="00D31CCC"/>
    <w:rsid w:val="00D3300A"/>
    <w:rsid w:val="00D367CB"/>
    <w:rsid w:val="00D41162"/>
    <w:rsid w:val="00D41307"/>
    <w:rsid w:val="00D4163D"/>
    <w:rsid w:val="00D47FB8"/>
    <w:rsid w:val="00D50283"/>
    <w:rsid w:val="00D515AC"/>
    <w:rsid w:val="00D5386D"/>
    <w:rsid w:val="00D555D8"/>
    <w:rsid w:val="00D57A16"/>
    <w:rsid w:val="00D61F5C"/>
    <w:rsid w:val="00D6601E"/>
    <w:rsid w:val="00D67051"/>
    <w:rsid w:val="00D6768A"/>
    <w:rsid w:val="00D67726"/>
    <w:rsid w:val="00D71CF4"/>
    <w:rsid w:val="00D72138"/>
    <w:rsid w:val="00D80FE1"/>
    <w:rsid w:val="00D92050"/>
    <w:rsid w:val="00D934AB"/>
    <w:rsid w:val="00DA3E8A"/>
    <w:rsid w:val="00DA5027"/>
    <w:rsid w:val="00DA6277"/>
    <w:rsid w:val="00DB3F0A"/>
    <w:rsid w:val="00DB4B7B"/>
    <w:rsid w:val="00DB5D4E"/>
    <w:rsid w:val="00DC161B"/>
    <w:rsid w:val="00DC7B65"/>
    <w:rsid w:val="00DD3D5E"/>
    <w:rsid w:val="00DD576B"/>
    <w:rsid w:val="00DE38BF"/>
    <w:rsid w:val="00DE56F0"/>
    <w:rsid w:val="00DF050A"/>
    <w:rsid w:val="00DF150B"/>
    <w:rsid w:val="00DF15F2"/>
    <w:rsid w:val="00DF3462"/>
    <w:rsid w:val="00DF3A46"/>
    <w:rsid w:val="00DF6B12"/>
    <w:rsid w:val="00DF7386"/>
    <w:rsid w:val="00DF74AA"/>
    <w:rsid w:val="00E05DAB"/>
    <w:rsid w:val="00E10AD4"/>
    <w:rsid w:val="00E11C1D"/>
    <w:rsid w:val="00E17385"/>
    <w:rsid w:val="00E235AF"/>
    <w:rsid w:val="00E259F6"/>
    <w:rsid w:val="00E34A6E"/>
    <w:rsid w:val="00E3779A"/>
    <w:rsid w:val="00E436F1"/>
    <w:rsid w:val="00E50ED4"/>
    <w:rsid w:val="00E539D1"/>
    <w:rsid w:val="00E54647"/>
    <w:rsid w:val="00E71DD3"/>
    <w:rsid w:val="00E749AE"/>
    <w:rsid w:val="00E84A7E"/>
    <w:rsid w:val="00E904BE"/>
    <w:rsid w:val="00E90C60"/>
    <w:rsid w:val="00E938C8"/>
    <w:rsid w:val="00E94C25"/>
    <w:rsid w:val="00EA0E0F"/>
    <w:rsid w:val="00EA13C3"/>
    <w:rsid w:val="00EA16B0"/>
    <w:rsid w:val="00EA30E0"/>
    <w:rsid w:val="00EA6CFC"/>
    <w:rsid w:val="00EB3DB8"/>
    <w:rsid w:val="00EB648C"/>
    <w:rsid w:val="00EB728F"/>
    <w:rsid w:val="00EC0527"/>
    <w:rsid w:val="00ED0477"/>
    <w:rsid w:val="00ED189F"/>
    <w:rsid w:val="00ED74D0"/>
    <w:rsid w:val="00EE0896"/>
    <w:rsid w:val="00EE3274"/>
    <w:rsid w:val="00EF1E5E"/>
    <w:rsid w:val="00EF40A6"/>
    <w:rsid w:val="00EF6882"/>
    <w:rsid w:val="00F01ADB"/>
    <w:rsid w:val="00F01BCA"/>
    <w:rsid w:val="00F03DA0"/>
    <w:rsid w:val="00F05EC6"/>
    <w:rsid w:val="00F0653F"/>
    <w:rsid w:val="00F10CDB"/>
    <w:rsid w:val="00F14497"/>
    <w:rsid w:val="00F15C78"/>
    <w:rsid w:val="00F20338"/>
    <w:rsid w:val="00F21F94"/>
    <w:rsid w:val="00F22CFB"/>
    <w:rsid w:val="00F26289"/>
    <w:rsid w:val="00F35D72"/>
    <w:rsid w:val="00F373D7"/>
    <w:rsid w:val="00F41048"/>
    <w:rsid w:val="00F42A15"/>
    <w:rsid w:val="00F447AB"/>
    <w:rsid w:val="00F451C8"/>
    <w:rsid w:val="00F57019"/>
    <w:rsid w:val="00F61102"/>
    <w:rsid w:val="00F6255F"/>
    <w:rsid w:val="00F6339A"/>
    <w:rsid w:val="00F64001"/>
    <w:rsid w:val="00F648EF"/>
    <w:rsid w:val="00F665FA"/>
    <w:rsid w:val="00F87320"/>
    <w:rsid w:val="00F91412"/>
    <w:rsid w:val="00F922E0"/>
    <w:rsid w:val="00F933DD"/>
    <w:rsid w:val="00F94148"/>
    <w:rsid w:val="00F97874"/>
    <w:rsid w:val="00F97FB8"/>
    <w:rsid w:val="00FA0C34"/>
    <w:rsid w:val="00FA4973"/>
    <w:rsid w:val="00FA4EA6"/>
    <w:rsid w:val="00FA529C"/>
    <w:rsid w:val="00FA6EC2"/>
    <w:rsid w:val="00FB0C68"/>
    <w:rsid w:val="00FB1567"/>
    <w:rsid w:val="00FB46E0"/>
    <w:rsid w:val="00FB4D64"/>
    <w:rsid w:val="00FB712E"/>
    <w:rsid w:val="00FC1127"/>
    <w:rsid w:val="00FC4078"/>
    <w:rsid w:val="00FD0299"/>
    <w:rsid w:val="00FD0557"/>
    <w:rsid w:val="00FD2917"/>
    <w:rsid w:val="00FD2E51"/>
    <w:rsid w:val="00FD6912"/>
    <w:rsid w:val="00FE032A"/>
    <w:rsid w:val="00FE0EC5"/>
    <w:rsid w:val="00FE198E"/>
    <w:rsid w:val="00FE2745"/>
    <w:rsid w:val="00FE2B82"/>
    <w:rsid w:val="00FE5EA8"/>
    <w:rsid w:val="00FF122A"/>
    <w:rsid w:val="00FF3939"/>
    <w:rsid w:val="00FF6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FD7ACD51-0398-4606-91AB-6142D398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paragraph" w:styleId="Revision">
    <w:name w:val="Revision"/>
    <w:hidden/>
    <w:uiPriority w:val="99"/>
    <w:semiHidden/>
    <w:rsid w:val="00322BC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42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a.eguiguren@bcbl.eu" TargetMode="External"/><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hyperlink" Target="http://www.ochsnerjournal.org/content/20/1/34" TargetMode="Externa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mailto:o.vadillo@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mailto:participa@bcbl.eu" TargetMode="External"/><Relationship Id="rId5" Type="http://schemas.openxmlformats.org/officeDocument/2006/relationships/webSettings" Target="webSettings.xml"/><Relationship Id="rId15" Type="http://schemas.openxmlformats.org/officeDocument/2006/relationships/hyperlink" Target="mailto:a.esnal@bcbl.eu" TargetMode="External"/><Relationship Id="rId23" Type="http://schemas.openxmlformats.org/officeDocument/2006/relationships/hyperlink" Target="mailto:a.eguiguren@bcbl.eu" TargetMode="External"/><Relationship Id="rId28" Type="http://schemas.openxmlformats.org/officeDocument/2006/relationships/theme" Target="theme/theme1.xml"/><Relationship Id="rId10" Type="http://schemas.openxmlformats.org/officeDocument/2006/relationships/header" Target="header2.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a.eguiguren@bcbl.eu"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4290A-0DA7-463F-B47F-6896BB8CD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16</Pages>
  <Words>5886</Words>
  <Characters>31788</Characters>
  <Application>Microsoft Office Word</Application>
  <DocSecurity>0</DocSecurity>
  <Lines>264</Lines>
  <Paragraphs>75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BCBL</Company>
  <LinksUpToDate>false</LinksUpToDate>
  <CharactersWithSpaces>37599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8</cp:revision>
  <cp:lastPrinted>2019-04-30T11:06:00Z</cp:lastPrinted>
  <dcterms:created xsi:type="dcterms:W3CDTF">2023-02-27T15:34:00Z</dcterms:created>
  <dcterms:modified xsi:type="dcterms:W3CDTF">2023-02-28T09:10:00Z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id="dSizPdY4"/&gt;&lt;style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