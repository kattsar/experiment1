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9"/>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09073D41" w:rsidR="00367C05" w:rsidRPr="003A47DD" w:rsidRDefault="00367C05" w:rsidP="00427637">
      <w:pPr>
        <w:rPr>
          <w:b/>
          <w:szCs w:val="24"/>
          <w:u w:val="single"/>
        </w:rPr>
      </w:pPr>
      <w:r w:rsidRPr="003A47DD">
        <w:rPr>
          <w:b/>
          <w:szCs w:val="24"/>
          <w:u w:val="single"/>
        </w:rPr>
        <w:t xml:space="preserve">REVISED BY: </w:t>
      </w:r>
      <w:proofErr w:type="spellStart"/>
      <w:r w:rsidR="003906D3">
        <w:rPr>
          <w:b/>
          <w:szCs w:val="24"/>
          <w:u w:val="single"/>
        </w:rPr>
        <w:t>A.Eguiguren</w:t>
      </w:r>
      <w:proofErr w:type="spellEnd"/>
      <w:r w:rsidR="003906D3">
        <w:rPr>
          <w:b/>
          <w:szCs w:val="24"/>
          <w:u w:val="single"/>
        </w:rPr>
        <w:t xml:space="preserve"> (05/09/2023)</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07213491" w:rsidR="0020388F" w:rsidRPr="003A47DD" w:rsidRDefault="0020388F" w:rsidP="0020388F">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51D2F21F" w:rsidR="0020388F" w:rsidRPr="003A47DD" w:rsidRDefault="0020388F" w:rsidP="0020388F">
            <w:pPr>
              <w:spacing w:after="0" w:line="240" w:lineRule="auto"/>
              <w:rPr>
                <w:sz w:val="20"/>
                <w:lang w:val="fr-FR"/>
              </w:rPr>
            </w:pPr>
            <w:r w:rsidRPr="003A47DD">
              <w:rPr>
                <w:sz w:val="20"/>
                <w:lang w:val="fr-FR"/>
              </w:rPr>
              <w:t>Session 1</w:t>
            </w:r>
            <w:proofErr w:type="gramStart"/>
            <w:r w:rsidRPr="003A47DD">
              <w:rPr>
                <w:sz w:val="20"/>
                <w:lang w:val="fr-FR"/>
              </w:rPr>
              <w:t xml:space="preserve">:  </w:t>
            </w:r>
            <w:r w:rsidR="00F9654C">
              <w:rPr>
                <w:sz w:val="20"/>
                <w:lang w:val="fr-FR"/>
              </w:rPr>
              <w:t>60’</w:t>
            </w:r>
            <w:proofErr w:type="gramEnd"/>
            <w:r w:rsidRPr="003A47DD">
              <w:rPr>
                <w:sz w:val="20"/>
                <w:lang w:val="fr-FR"/>
              </w:rPr>
              <w:t xml:space="preserve">     Session 2:       Session 3:      Session 4:       Session 5:       Session 6: </w:t>
            </w:r>
          </w:p>
          <w:p w14:paraId="7979A911" w14:textId="474A2D71" w:rsidR="0020388F" w:rsidRPr="003A47DD" w:rsidRDefault="0020388F" w:rsidP="0020388F">
            <w:pPr>
              <w:spacing w:after="0" w:line="240" w:lineRule="auto"/>
            </w:pPr>
            <w:r w:rsidRPr="003A47DD">
              <w:t xml:space="preserve">Total duration of experiment: </w:t>
            </w:r>
            <w:r w:rsidR="00F9654C">
              <w:t>60</w:t>
            </w:r>
            <w:r>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r w:rsidRPr="003A47DD">
              <w:rPr>
                <w:lang w:val="es-ES_tradnl"/>
              </w:rPr>
              <w:t>Other</w:t>
            </w:r>
            <w:proofErr w:type="spellEnd"/>
            <w:r w:rsidRPr="003A47DD">
              <w:rPr>
                <w:sz w:val="18"/>
                <w:lang w:val="es-ES_tradnl"/>
              </w:rPr>
              <w:t>(</w:t>
            </w:r>
            <w:proofErr w:type="spellStart"/>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77BA4171" w:rsidR="00C77BE2" w:rsidRPr="003A47DD" w:rsidRDefault="0020388F" w:rsidP="00C77BE2">
            <w:pPr>
              <w:tabs>
                <w:tab w:val="left" w:pos="945"/>
              </w:tabs>
              <w:spacing w:after="0" w:line="240" w:lineRule="auto"/>
            </w:pPr>
            <w:r>
              <w:t>75minBEH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4159E3B5" w:rsidR="00C77BE2" w:rsidRPr="003A47DD" w:rsidRDefault="0020388F" w:rsidP="00C77BE2">
            <w:pPr>
              <w:tabs>
                <w:tab w:val="left" w:pos="945"/>
              </w:tabs>
              <w:spacing w:after="0" w:line="240" w:lineRule="auto"/>
            </w:pPr>
            <w:r>
              <w:t>1800€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10"/>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lastRenderedPageBreak/>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non EU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1"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71298918" w14:textId="77777777" w:rsidR="00DC5B19"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1746689A" w:rsidR="0020388F" w:rsidRPr="00712E74" w:rsidRDefault="0020388F" w:rsidP="0020388F">
      <w:pPr>
        <w:pBdr>
          <w:top w:val="single" w:sz="4" w:space="1" w:color="auto"/>
          <w:left w:val="single" w:sz="4" w:space="4" w:color="auto"/>
          <w:bottom w:val="single" w:sz="4" w:space="1" w:color="auto"/>
          <w:right w:val="single" w:sz="4" w:space="4" w:color="auto"/>
        </w:pBdr>
        <w:rPr>
          <w:bCs/>
        </w:rPr>
      </w:pPr>
      <w:r w:rsidRPr="005A59A1">
        <w:rPr>
          <w:bCs/>
        </w:rPr>
        <w:t>Evidence supports the activation of both orthographic representations during oral production (</w:t>
      </w:r>
      <w:proofErr w:type="spellStart"/>
      <w:r w:rsidRPr="00312280">
        <w:rPr>
          <w:bCs/>
        </w:rPr>
        <w:t>Rastle</w:t>
      </w:r>
      <w:proofErr w:type="spellEnd"/>
      <w:r w:rsidRPr="00312280">
        <w:rPr>
          <w:bCs/>
        </w:rPr>
        <w:t xml:space="preserve"> et al., 2011) and phonological representations during written production (Bonin et al., 2001). </w:t>
      </w:r>
      <w:proofErr w:type="spellStart"/>
      <w:r w:rsidRPr="00312280">
        <w:rPr>
          <w:bCs/>
        </w:rPr>
        <w:t>Rastle</w:t>
      </w:r>
      <w:proofErr w:type="spellEnd"/>
      <w:r w:rsidRPr="00312280">
        <w:rPr>
          <w:bCs/>
        </w:rPr>
        <w:t xml:space="preserve"> and colleagues (2011) investigated whether orthography influences </w:t>
      </w:r>
      <w:r w:rsidR="005D718C">
        <w:rPr>
          <w:bCs/>
        </w:rPr>
        <w:t>spoken</w:t>
      </w:r>
      <w:r w:rsidRPr="00312280">
        <w:rPr>
          <w:bCs/>
        </w:rPr>
        <w:t xml:space="preserve"> production through </w:t>
      </w:r>
      <w:r w:rsidR="005D718C">
        <w:rPr>
          <w:bCs/>
        </w:rPr>
        <w:t xml:space="preserve">a </w:t>
      </w:r>
      <w:r w:rsidRPr="00312280">
        <w:rPr>
          <w:bCs/>
        </w:rPr>
        <w:t>novel word learning</w:t>
      </w:r>
      <w:r w:rsidR="005D718C">
        <w:rPr>
          <w:bCs/>
        </w:rPr>
        <w:t xml:space="preserve"> paradigm</w:t>
      </w:r>
      <w:r w:rsidRPr="00312280">
        <w:rPr>
          <w:bCs/>
        </w:rPr>
        <w:t xml:space="preserve">, manipulating spelling-sound </w:t>
      </w:r>
      <w:r w:rsidR="005D718C">
        <w:rPr>
          <w:bCs/>
        </w:rPr>
        <w:t>regularity</w:t>
      </w:r>
      <w:r w:rsidR="0029645E">
        <w:rPr>
          <w:bCs/>
        </w:rPr>
        <w:t>.</w:t>
      </w:r>
      <w:r w:rsidR="005D718C">
        <w:rPr>
          <w:bCs/>
        </w:rPr>
        <w:t xml:space="preserve"> Participants were</w:t>
      </w:r>
      <w:r w:rsidR="0029645E">
        <w:rPr>
          <w:bCs/>
        </w:rPr>
        <w:t xml:space="preserve"> </w:t>
      </w:r>
      <w:r w:rsidR="00712E74">
        <w:rPr>
          <w:bCs/>
        </w:rPr>
        <w:t xml:space="preserve">tested </w:t>
      </w:r>
      <w:r w:rsidR="005D718C">
        <w:rPr>
          <w:bCs/>
        </w:rPr>
        <w:t xml:space="preserve">in </w:t>
      </w:r>
      <w:r w:rsidR="00712E74">
        <w:rPr>
          <w:bCs/>
        </w:rPr>
        <w:t>picture naming before and after introducing the spellings of the novel words</w:t>
      </w:r>
      <w:r w:rsidR="005D718C">
        <w:rPr>
          <w:bCs/>
        </w:rPr>
        <w:t>. R</w:t>
      </w:r>
      <w:r w:rsidR="00712E74">
        <w:rPr>
          <w:bCs/>
        </w:rPr>
        <w:t xml:space="preserve">esults revealed an effect of spelling regularity on naming latencies after the introduction of the novel-word spellings, but not before orthography was introduced. </w:t>
      </w:r>
      <w:proofErr w:type="spellStart"/>
      <w:r w:rsidR="00712E74">
        <w:rPr>
          <w:bCs/>
        </w:rPr>
        <w:t>Rastle</w:t>
      </w:r>
      <w:proofErr w:type="spellEnd"/>
      <w:r w:rsidR="00712E74">
        <w:rPr>
          <w:bCs/>
        </w:rPr>
        <w:t xml:space="preserve"> and colleagues (2011) concluded that this </w:t>
      </w:r>
      <w:r w:rsidRPr="005A59A1">
        <w:rPr>
          <w:bCs/>
        </w:rPr>
        <w:t>demonstrate</w:t>
      </w:r>
      <w:r w:rsidR="00712E74">
        <w:rPr>
          <w:bCs/>
        </w:rPr>
        <w:t>s</w:t>
      </w:r>
      <w:r w:rsidRPr="005A59A1">
        <w:rPr>
          <w:bCs/>
        </w:rPr>
        <w:t xml:space="preserve"> that orthography is co-activated and involved in oral language production tasks where orthographic processing is</w:t>
      </w:r>
      <w:r w:rsidR="005D718C">
        <w:rPr>
          <w:bCs/>
        </w:rPr>
        <w:t xml:space="preserve"> supposedly</w:t>
      </w:r>
      <w:r w:rsidRPr="005A59A1">
        <w:rPr>
          <w:bCs/>
        </w:rPr>
        <w:t xml:space="preserve"> not required. </w:t>
      </w:r>
      <w:r w:rsidR="005D718C">
        <w:rPr>
          <w:bCs/>
        </w:rPr>
        <w:t>In the</w:t>
      </w:r>
      <w:r w:rsidR="005D718C" w:rsidRPr="005A59A1">
        <w:rPr>
          <w:bCs/>
        </w:rPr>
        <w:t xml:space="preserve"> </w:t>
      </w:r>
      <w:r w:rsidRPr="005A59A1">
        <w:rPr>
          <w:bCs/>
        </w:rPr>
        <w:t xml:space="preserve">written </w:t>
      </w:r>
      <w:r w:rsidR="005D718C">
        <w:rPr>
          <w:bCs/>
        </w:rPr>
        <w:t>modality</w:t>
      </w:r>
      <w:r w:rsidRPr="005A59A1">
        <w:rPr>
          <w:bCs/>
        </w:rPr>
        <w:t xml:space="preserve">, Bonin and colleagues (2001) tested the possibility that phonology constrains the selection of orthographic representations, again through </w:t>
      </w:r>
      <w:r w:rsidR="005D718C">
        <w:rPr>
          <w:bCs/>
        </w:rPr>
        <w:t xml:space="preserve">the </w:t>
      </w:r>
      <w:r w:rsidRPr="005A59A1">
        <w:rPr>
          <w:bCs/>
        </w:rPr>
        <w:t xml:space="preserve">manipulation of sound-spelling inconsistency. They identified that </w:t>
      </w:r>
      <w:r w:rsidR="00F54E51">
        <w:rPr>
          <w:bCs/>
        </w:rPr>
        <w:t xml:space="preserve">words that had </w:t>
      </w:r>
      <w:r w:rsidRPr="005A59A1">
        <w:rPr>
          <w:bCs/>
        </w:rPr>
        <w:t>inconsistencies</w:t>
      </w:r>
      <w:r w:rsidR="00F54E51">
        <w:rPr>
          <w:bCs/>
        </w:rPr>
        <w:t xml:space="preserve"> showed </w:t>
      </w:r>
      <w:r w:rsidR="00F54E51" w:rsidRPr="005A59A1">
        <w:rPr>
          <w:bCs/>
        </w:rPr>
        <w:t>longer written latencies</w:t>
      </w:r>
      <w:r w:rsidR="005D718C">
        <w:rPr>
          <w:bCs/>
        </w:rPr>
        <w:t xml:space="preserve"> </w:t>
      </w:r>
      <w:r w:rsidRPr="005A59A1">
        <w:rPr>
          <w:bCs/>
        </w:rPr>
        <w:t xml:space="preserve">in written picture naming and </w:t>
      </w:r>
      <w:r w:rsidR="00F54E51">
        <w:rPr>
          <w:bCs/>
        </w:rPr>
        <w:t>writing to dictation</w:t>
      </w:r>
      <w:r w:rsidRPr="005A59A1">
        <w:rPr>
          <w:bCs/>
        </w:rPr>
        <w:t xml:space="preserve">. This supports the claim that phonology indeed constrains activation of orthographic representations and is thus co-activated during writing. </w:t>
      </w:r>
    </w:p>
    <w:p w14:paraId="4686FC4F" w14:textId="039BC2EE" w:rsidR="0020388F" w:rsidRPr="005A59A1" w:rsidRDefault="00F54E51" w:rsidP="0020388F">
      <w:pPr>
        <w:pBdr>
          <w:top w:val="single" w:sz="4" w:space="1" w:color="auto"/>
          <w:left w:val="single" w:sz="4" w:space="4" w:color="auto"/>
          <w:bottom w:val="single" w:sz="4" w:space="1" w:color="auto"/>
          <w:right w:val="single" w:sz="4" w:space="4" w:color="auto"/>
        </w:pBdr>
        <w:rPr>
          <w:b/>
          <w:u w:val="single"/>
        </w:rPr>
      </w:pPr>
      <w:r>
        <w:rPr>
          <w:bCs/>
        </w:rPr>
        <w:t>In th</w:t>
      </w:r>
      <w:r w:rsidR="005D718C">
        <w:rPr>
          <w:bCs/>
        </w:rPr>
        <w:t>e present</w:t>
      </w:r>
      <w:r>
        <w:rPr>
          <w:bCs/>
        </w:rPr>
        <w:t xml:space="preserve"> experiment, we aim to study the</w:t>
      </w:r>
      <w:r w:rsidR="0020388F" w:rsidRPr="005A59A1">
        <w:rPr>
          <w:bCs/>
        </w:rPr>
        <w:t xml:space="preserve"> interplay between oral and written output modalities </w:t>
      </w:r>
      <w:r>
        <w:rPr>
          <w:bCs/>
        </w:rPr>
        <w:t>using</w:t>
      </w:r>
      <w:r w:rsidR="0020388F" w:rsidRPr="005A59A1">
        <w:rPr>
          <w:bCs/>
        </w:rPr>
        <w:t xml:space="preserve"> the switching paradigm. Research tapping on task execution and task inhibition indicated </w:t>
      </w:r>
      <w:r>
        <w:rPr>
          <w:bCs/>
        </w:rPr>
        <w:t>that switching between tasks involves a delay in responding, named a “</w:t>
      </w:r>
      <w:r w:rsidR="0020388F" w:rsidRPr="005A59A1">
        <w:rPr>
          <w:bCs/>
        </w:rPr>
        <w:t>switching cost</w:t>
      </w:r>
      <w:r>
        <w:rPr>
          <w:bCs/>
        </w:rPr>
        <w:t>”</w:t>
      </w:r>
      <w:r w:rsidR="0020388F" w:rsidRPr="005A59A1">
        <w:rPr>
          <w:bCs/>
        </w:rPr>
        <w:t xml:space="preserve"> </w:t>
      </w:r>
      <w:r w:rsidR="0020388F" w:rsidRPr="00312280">
        <w:rPr>
          <w:bCs/>
        </w:rPr>
        <w:t xml:space="preserve">(Philipp &amp; Koch, 2005; Philipp &amp; Koch, 2011; Philipp et al., 2013). </w:t>
      </w:r>
      <w:r w:rsidR="0020388F" w:rsidRPr="005A59A1">
        <w:rPr>
          <w:bCs/>
        </w:rPr>
        <w:t>More specifically, switching between different response modalities (e.g. oral vs. manual) within the same numerical-judgement task prompted longer response latencies and higher error rates than modality repetition. Philipp and Koch (2011) also showed an asymmetry of modality switching, namely larger modality</w:t>
      </w:r>
      <w:r>
        <w:rPr>
          <w:bCs/>
        </w:rPr>
        <w:t xml:space="preserve"> </w:t>
      </w:r>
      <w:r w:rsidR="0020388F" w:rsidRPr="005A59A1">
        <w:rPr>
          <w:bCs/>
        </w:rPr>
        <w:t>s</w:t>
      </w:r>
      <w:r>
        <w:rPr>
          <w:bCs/>
        </w:rPr>
        <w:t>witching</w:t>
      </w:r>
      <w:r w:rsidR="0020388F" w:rsidRPr="005A59A1">
        <w:rPr>
          <w:bCs/>
        </w:rPr>
        <w:t xml:space="preserve"> costs </w:t>
      </w:r>
      <w:r>
        <w:rPr>
          <w:bCs/>
        </w:rPr>
        <w:t>switching to</w:t>
      </w:r>
      <w:r w:rsidRPr="005A59A1">
        <w:rPr>
          <w:bCs/>
        </w:rPr>
        <w:t xml:space="preserve"> </w:t>
      </w:r>
      <w:r w:rsidR="0020388F" w:rsidRPr="005A59A1">
        <w:rPr>
          <w:bCs/>
        </w:rPr>
        <w:t xml:space="preserve">vocal rather than </w:t>
      </w:r>
      <w:r>
        <w:rPr>
          <w:bCs/>
        </w:rPr>
        <w:t>to</w:t>
      </w:r>
      <w:r w:rsidRPr="005A59A1">
        <w:rPr>
          <w:bCs/>
        </w:rPr>
        <w:t xml:space="preserve"> </w:t>
      </w:r>
      <w:r w:rsidR="0020388F" w:rsidRPr="005A59A1">
        <w:rPr>
          <w:bCs/>
        </w:rPr>
        <w:t>manual responses</w:t>
      </w:r>
      <w:r w:rsidR="0029645E">
        <w:rPr>
          <w:bCs/>
        </w:rPr>
        <w:t>.</w:t>
      </w:r>
      <w:r w:rsidR="0020388F" w:rsidRPr="005A59A1">
        <w:rPr>
          <w:bCs/>
        </w:rPr>
        <w:t xml:space="preserve"> </w:t>
      </w:r>
    </w:p>
    <w:p w14:paraId="13BA17CB" w14:textId="7B219BC8" w:rsidR="0020388F" w:rsidRPr="00AF14F7"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Our goal is to employ the same paradigm as in task switching for modality switching in oral and written language production. </w:t>
      </w:r>
      <w:r w:rsidR="00437BCF">
        <w:rPr>
          <w:bCs/>
        </w:rPr>
        <w:t>To do so, participants will go through</w:t>
      </w:r>
      <w:r w:rsidRPr="005A59A1">
        <w:rPr>
          <w:bCs/>
        </w:rPr>
        <w:t xml:space="preserve"> a response-modality switching experiment</w:t>
      </w:r>
      <w:r w:rsidR="00437BCF">
        <w:rPr>
          <w:bCs/>
        </w:rPr>
        <w:t>,</w:t>
      </w:r>
      <w:r w:rsidRPr="005A59A1">
        <w:rPr>
          <w:bCs/>
        </w:rPr>
        <w:t xml:space="preserve"> naming </w:t>
      </w:r>
      <w:r w:rsidR="00437BCF">
        <w:rPr>
          <w:bCs/>
        </w:rPr>
        <w:t xml:space="preserve">pictures </w:t>
      </w:r>
      <w:r w:rsidRPr="005A59A1">
        <w:rPr>
          <w:bCs/>
        </w:rPr>
        <w:t>by switching between written and spoken responses.</w:t>
      </w:r>
      <w:r w:rsidR="00CB503A">
        <w:rPr>
          <w:bCs/>
        </w:rPr>
        <w:t xml:space="preserve"> Considering the switch costs on modality switch observed by Philipp and Koch (2011),</w:t>
      </w:r>
      <w:r w:rsidRPr="005A59A1">
        <w:rPr>
          <w:bCs/>
        </w:rPr>
        <w:t xml:space="preserve"> we expect to observe switch costs between oral and written naming. </w:t>
      </w:r>
      <w:r w:rsidR="00437BCF">
        <w:rPr>
          <w:bCs/>
        </w:rPr>
        <w:t>Yet, since</w:t>
      </w:r>
      <w:r w:rsidR="00437BCF" w:rsidRPr="005A59A1">
        <w:rPr>
          <w:bCs/>
        </w:rPr>
        <w:t xml:space="preserve"> speaking and writing are two activities that can be performed</w:t>
      </w:r>
      <w:r w:rsidR="00437BCF">
        <w:rPr>
          <w:bCs/>
        </w:rPr>
        <w:t xml:space="preserve"> </w:t>
      </w:r>
      <w:r w:rsidR="00437BCF" w:rsidRPr="005A59A1">
        <w:rPr>
          <w:bCs/>
        </w:rPr>
        <w:t>simultaneously</w:t>
      </w:r>
      <w:r w:rsidR="00437BCF">
        <w:rPr>
          <w:bCs/>
        </w:rPr>
        <w:t>,</w:t>
      </w:r>
      <w:r w:rsidR="00437BCF" w:rsidRPr="005A59A1">
        <w:rPr>
          <w:bCs/>
        </w:rPr>
        <w:t xml:space="preserve"> we argue for the co-activation of phonological and orthographic representations during oral and written naming</w:t>
      </w:r>
      <w:r w:rsidR="00437BCF">
        <w:rPr>
          <w:bCs/>
        </w:rPr>
        <w:t>. We will</w:t>
      </w:r>
      <w:r w:rsidR="00437BCF" w:rsidRPr="005A59A1">
        <w:rPr>
          <w:bCs/>
        </w:rPr>
        <w:t xml:space="preserve"> </w:t>
      </w:r>
      <w:r w:rsidR="00437BCF">
        <w:rPr>
          <w:bCs/>
        </w:rPr>
        <w:t>examine</w:t>
      </w:r>
      <w:r w:rsidR="00437BCF" w:rsidRPr="005A59A1">
        <w:rPr>
          <w:bCs/>
        </w:rPr>
        <w:t xml:space="preserve"> the strength of this co-activation in each task (speak – write</w:t>
      </w:r>
      <w:r w:rsidR="00437BCF">
        <w:rPr>
          <w:bCs/>
        </w:rPr>
        <w:t>) to explore the directionality of the asymmetry in switch costs</w:t>
      </w:r>
      <w:r w:rsidR="00437BCF" w:rsidRPr="005A59A1">
        <w:rPr>
          <w:bCs/>
        </w:rPr>
        <w:t xml:space="preserve">. </w:t>
      </w:r>
      <w:r w:rsidR="003A658F">
        <w:rPr>
          <w:bCs/>
        </w:rPr>
        <w:t xml:space="preserve">As mentioned above, phonology and orthography are co-activated during oral and written production. However, phonology is acquired before orthography and when orthography is acquired (at around 6 years of age), it strongly relies on phonology. Thus, we </w:t>
      </w:r>
      <w:r w:rsidRPr="005A59A1">
        <w:rPr>
          <w:bCs/>
        </w:rPr>
        <w:t xml:space="preserve">expect switch costs to be asymmetrical in terms of the co-activation of phonological and orthographic representations when switching between response modalities. </w:t>
      </w:r>
      <w:r w:rsidR="00285B9C">
        <w:rPr>
          <w:bCs/>
        </w:rPr>
        <w:t>Namely</w:t>
      </w:r>
      <w:r w:rsidRPr="005A59A1">
        <w:rPr>
          <w:bCs/>
        </w:rPr>
        <w:t xml:space="preserve">, we </w:t>
      </w:r>
      <w:r w:rsidRPr="005A59A1">
        <w:rPr>
          <w:bCs/>
        </w:rPr>
        <w:lastRenderedPageBreak/>
        <w:t>should observe greater switch costs when switching from spoken to written naming than vice versa</w:t>
      </w:r>
      <w:r>
        <w:rPr>
          <w:bCs/>
        </w:rPr>
        <w:t xml:space="preserve"> since phonology should be more strongly co-activated when writing than orthography when speaking</w:t>
      </w:r>
      <w:r w:rsidRPr="005A59A1">
        <w:rPr>
          <w:bCs/>
        </w:rPr>
        <w:t>.</w:t>
      </w:r>
      <w:r w:rsidR="00437BCF">
        <w:rPr>
          <w:bCs/>
        </w:rPr>
        <w:t xml:space="preserve"> </w:t>
      </w:r>
      <w:r w:rsidRPr="005A59A1">
        <w:rPr>
          <w:bCs/>
        </w:rPr>
        <w:t xml:space="preserve">We will test response modality switch </w:t>
      </w:r>
      <w:r w:rsidR="00437BCF">
        <w:rPr>
          <w:bCs/>
        </w:rPr>
        <w:t>between</w:t>
      </w:r>
      <w:r w:rsidRPr="005A59A1">
        <w:rPr>
          <w:bCs/>
        </w:rPr>
        <w:t xml:space="preserve">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5F62BE7E"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w:t>
      </w:r>
      <w:proofErr w:type="spellStart"/>
      <w:r>
        <w:t>ModalitySequence</w:t>
      </w:r>
      <w:proofErr w:type="spellEnd"/>
      <w:r>
        <w:t>)</w:t>
      </w:r>
      <w:r w:rsidRPr="005A59A1">
        <w:t>. Namely, response latencies are expected to be overall quicker between repeat trials (same modality: type-type / speak-speak) than between switch trials (different modality).</w:t>
      </w:r>
    </w:p>
    <w:p w14:paraId="5C25693D" w14:textId="3395A6FD"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w:t>
      </w:r>
      <w:proofErr w:type="spellStart"/>
      <w:r>
        <w:t>ResponseModality</w:t>
      </w:r>
      <w:proofErr w:type="spellEnd"/>
      <w:r>
        <w:t>)</w:t>
      </w:r>
      <w:r w:rsidRPr="005A59A1">
        <w:t xml:space="preserve">, whereby response latencies are expected to be overall quicker </w:t>
      </w:r>
      <w:r w:rsidR="004B1B5B">
        <w:t xml:space="preserve">in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w:t>
      </w:r>
      <w:proofErr w:type="spellStart"/>
      <w:r>
        <w:t>ModalitySequence</w:t>
      </w:r>
      <w:proofErr w:type="spellEnd"/>
      <w:r>
        <w:t xml:space="preserve"> * </w:t>
      </w:r>
      <w:proofErr w:type="spellStart"/>
      <w:r>
        <w:t>ResponseModality</w:t>
      </w:r>
      <w:proofErr w:type="spellEnd"/>
      <w:r>
        <w:t>)</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5A7A51C5"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t xml:space="preserve"> than in switch</w:t>
      </w:r>
      <w:r w:rsidRPr="005A59A1">
        <w:t xml:space="preserve"> trials</w:t>
      </w:r>
      <w:r w:rsidR="00E6105D">
        <w:t>.</w:t>
      </w:r>
      <w:r w:rsidRPr="005A59A1">
        <w:t xml:space="preserve"> </w:t>
      </w:r>
    </w:p>
    <w:p w14:paraId="30C650AF" w14:textId="77777777" w:rsidR="0020388F" w:rsidRPr="00061DB1" w:rsidRDefault="0020388F" w:rsidP="00CB503A">
      <w:pPr>
        <w:pBdr>
          <w:top w:val="single" w:sz="4" w:space="1" w:color="auto"/>
          <w:left w:val="single" w:sz="4" w:space="4" w:color="auto"/>
          <w:bottom w:val="single" w:sz="4" w:space="1" w:color="auto"/>
          <w:right w:val="single" w:sz="4" w:space="4" w:color="auto"/>
        </w:pBdr>
        <w:spacing w:after="0"/>
        <w:jc w:val="center"/>
        <w:rPr>
          <w:b/>
          <w:bCs/>
          <w:lang w:val="el-GR"/>
        </w:rPr>
      </w:pPr>
      <w:r w:rsidRPr="005A59A1">
        <w:rPr>
          <w:b/>
          <w:bCs/>
          <w:noProof/>
          <w:lang w:val="es-ES" w:eastAsia="es-ES"/>
        </w:rPr>
        <w:drawing>
          <wp:inline distT="0" distB="0" distL="0" distR="0" wp14:anchorId="0752BA42" wp14:editId="6A991671">
            <wp:extent cx="3322320" cy="2266950"/>
            <wp:effectExtent l="0" t="0" r="0" b="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rotWithShape="1">
                    <a:blip r:embed="rId12" cstate="print">
                      <a:extLst>
                        <a:ext uri="{28A0092B-C50C-407E-A947-70E740481C1C}">
                          <a14:useLocalDpi xmlns:a14="http://schemas.microsoft.com/office/drawing/2010/main" val="0"/>
                        </a:ext>
                      </a:extLst>
                    </a:blip>
                    <a:srcRect l="8809" t="2937" r="11174"/>
                    <a:stretch/>
                  </pic:blipFill>
                  <pic:spPr bwMode="auto">
                    <a:xfrm>
                      <a:off x="0" y="0"/>
                      <a:ext cx="3330979" cy="2272858"/>
                    </a:xfrm>
                    <a:prstGeom prst="rect">
                      <a:avLst/>
                    </a:prstGeom>
                    <a:ln>
                      <a:noFill/>
                    </a:ln>
                    <a:extLst>
                      <a:ext uri="{53640926-AAD7-44D8-BBD7-CCE9431645EC}">
                        <a14:shadowObscured xmlns:a14="http://schemas.microsoft.com/office/drawing/2010/main"/>
                      </a:ext>
                    </a:extLst>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254FAE93"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681C4410"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Forty-eight native speakers of Spanish will be recruited. We will attempt to keep knowledge of </w:t>
      </w:r>
      <w:r w:rsidR="006A68FB">
        <w:rPr>
          <w:bCs/>
        </w:rPr>
        <w:t>other</w:t>
      </w:r>
      <w:r w:rsidR="006A68FB" w:rsidRPr="005A59A1">
        <w:rPr>
          <w:bCs/>
        </w:rPr>
        <w:t xml:space="preserve"> </w:t>
      </w:r>
      <w:r w:rsidRPr="005A59A1">
        <w:rPr>
          <w:bCs/>
        </w:rPr>
        <w:t>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73D0EB6E"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 xml:space="preserve">di- and trisyllabic Spanish nouns will be employed. The stimuli are </w:t>
      </w:r>
      <w:r w:rsidR="00061DB1" w:rsidRPr="00061DB1">
        <w:rPr>
          <w:bCs/>
        </w:rPr>
        <w:t>co</w:t>
      </w:r>
      <w:r w:rsidR="00061DB1">
        <w:rPr>
          <w:bCs/>
        </w:rPr>
        <w:t>ntrolled</w:t>
      </w:r>
      <w:r w:rsidR="0020388F" w:rsidRPr="005A59A1">
        <w:rPr>
          <w:bCs/>
        </w:rPr>
        <w:t xml:space="preserve">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number of phonemes, number of syllables, percentage of bimanual transitions, and semantic category. Since the task will be picture naming, each item will be presented in the form of a picture. Images depicting the target words are controlled for imageability, visual complexity, and name agreement measures</w:t>
      </w:r>
      <w:r w:rsidR="0020388F">
        <w:rPr>
          <w:bCs/>
        </w:rPr>
        <w:t xml:space="preserve"> (</w:t>
      </w:r>
      <w:proofErr w:type="spellStart"/>
      <w:r w:rsidR="0020388F" w:rsidRPr="00312280">
        <w:rPr>
          <w:bCs/>
        </w:rPr>
        <w:t>Duñabeitia</w:t>
      </w:r>
      <w:proofErr w:type="spellEnd"/>
      <w:r w:rsidR="0020388F" w:rsidRPr="00312280">
        <w:rPr>
          <w:bCs/>
        </w:rPr>
        <w:t xml:space="preserve">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5318B332"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w:t>
      </w:r>
      <w:r w:rsidR="006A68FB">
        <w:rPr>
          <w:bCs/>
        </w:rPr>
        <w:t>alternate</w:t>
      </w:r>
      <w:r w:rsidRPr="005A59A1">
        <w:rPr>
          <w:bCs/>
        </w:rPr>
        <w:t xml:space="preserve">, so that </w:t>
      </w:r>
      <w:r w:rsidR="006A68FB">
        <w:rPr>
          <w:bCs/>
        </w:rPr>
        <w:t>modalities</w:t>
      </w:r>
      <w:r w:rsidR="006A68FB" w:rsidRPr="005A59A1">
        <w:rPr>
          <w:bCs/>
        </w:rPr>
        <w:t xml:space="preserve"> </w:t>
      </w:r>
      <w:r w:rsidRPr="005A59A1">
        <w:rPr>
          <w:bCs/>
        </w:rPr>
        <w:t>will repeat (two typ</w:t>
      </w:r>
      <w:r>
        <w:rPr>
          <w:bCs/>
        </w:rPr>
        <w:t>e</w:t>
      </w:r>
      <w:r w:rsidRPr="005A59A1">
        <w:rPr>
          <w:bCs/>
        </w:rPr>
        <w:t>/speak</w:t>
      </w:r>
      <w:r>
        <w:rPr>
          <w:bCs/>
        </w:rPr>
        <w:t xml:space="preserve"> </w:t>
      </w:r>
      <w:r w:rsidRPr="005A59A1">
        <w:rPr>
          <w:bCs/>
        </w:rPr>
        <w:t>trials</w:t>
      </w:r>
      <w:r w:rsidR="006A68FB">
        <w:rPr>
          <w:bCs/>
        </w:rPr>
        <w:t xml:space="preserve"> in a row</w:t>
      </w:r>
      <w:r w:rsidRPr="005A59A1">
        <w:rPr>
          <w:bCs/>
        </w:rPr>
        <w:t>) or switch (</w:t>
      </w:r>
      <w:r>
        <w:rPr>
          <w:bCs/>
        </w:rPr>
        <w:t>two trials</w:t>
      </w:r>
      <w:r w:rsidR="006A68FB">
        <w:rPr>
          <w:bCs/>
        </w:rPr>
        <w:t xml:space="preserve"> in a different</w:t>
      </w:r>
      <w:r w:rsidRPr="005A59A1">
        <w:rPr>
          <w:bCs/>
        </w:rPr>
        <w:t xml:space="preserve"> response modality). </w:t>
      </w:r>
      <w:r>
        <w:rPr>
          <w:bCs/>
        </w:rPr>
        <w:t xml:space="preserve">Repeat and switch trials will always be </w:t>
      </w:r>
      <w:r w:rsidR="006A68FB">
        <w:rPr>
          <w:bCs/>
        </w:rPr>
        <w:t xml:space="preserve">with the same </w:t>
      </w:r>
      <w:r>
        <w:rPr>
          <w:bCs/>
        </w:rPr>
        <w:t>stimulus repeat</w:t>
      </w:r>
      <w:r w:rsidR="006A68FB">
        <w:rPr>
          <w:bCs/>
        </w:rPr>
        <w:t>ed</w:t>
      </w:r>
      <w:r>
        <w:rPr>
          <w:bCs/>
        </w:rPr>
        <w:t xml:space="preserve">. </w:t>
      </w:r>
      <w:r w:rsidRPr="005A59A1">
        <w:rPr>
          <w:bCs/>
        </w:rPr>
        <w:t>There will also be filler trials</w:t>
      </w:r>
      <w:r>
        <w:rPr>
          <w:bCs/>
        </w:rPr>
        <w:t xml:space="preserve"> (always </w:t>
      </w:r>
      <w:r w:rsidR="006A68FB">
        <w:rPr>
          <w:bCs/>
        </w:rPr>
        <w:t xml:space="preserve">without </w:t>
      </w:r>
      <w:r>
        <w:rPr>
          <w:bCs/>
        </w:rPr>
        <w:t>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w:t>
      </w:r>
      <w:r w:rsidR="006A68FB">
        <w:rPr>
          <w:bCs/>
        </w:rPr>
        <w:t>ing</w:t>
      </w:r>
      <w:r>
        <w:rPr>
          <w:bCs/>
        </w:rPr>
        <w:t xml:space="preserve"> and typ</w:t>
      </w:r>
      <w:r w:rsidR="006A68FB">
        <w:rPr>
          <w:bCs/>
        </w:rPr>
        <w:t>ing</w:t>
      </w:r>
      <w:r>
        <w:rPr>
          <w:bCs/>
        </w:rPr>
        <w:t xml:space="preserve"> RTs will be obtained from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23011F56"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t>
      </w:r>
      <w:r w:rsidR="00295522">
        <w:rPr>
          <w:bCs/>
        </w:rPr>
        <w:t xml:space="preserve">and durations </w:t>
      </w:r>
      <w:r w:rsidRPr="00232B44">
        <w:rPr>
          <w:bCs/>
        </w:rPr>
        <w:t xml:space="preserve">we will conduct linear-mixed effects </w:t>
      </w:r>
      <w:r w:rsidRPr="00232B44">
        <w:rPr>
          <w:bCs/>
        </w:rPr>
        <w:lastRenderedPageBreak/>
        <w:t>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xml:space="preserve">; </w:t>
      </w:r>
      <w:proofErr w:type="spellStart"/>
      <w:r w:rsidRPr="00232B44">
        <w:t>Kuznetsova</w:t>
      </w:r>
      <w:proofErr w:type="spellEnd"/>
      <w:r w:rsidRPr="00232B44">
        <w:t xml:space="preserve">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w:t>
      </w:r>
      <w:proofErr w:type="spellStart"/>
      <w:r w:rsidRPr="005A59A1">
        <w:rPr>
          <w:bCs/>
        </w:rPr>
        <w:t>PsychoPy</w:t>
      </w:r>
      <w:proofErr w:type="spellEnd"/>
      <w:r w:rsidRPr="005A59A1">
        <w:rPr>
          <w:bCs/>
        </w:rPr>
        <w:t xml:space="preserve">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a practice phase, and the main experimental task. </w:t>
      </w:r>
    </w:p>
    <w:p w14:paraId="4F70918F" w14:textId="19C13BCC"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participants will be presented with a randomised sequence of the target</w:t>
      </w:r>
      <w:r>
        <w:rPr>
          <w:bCs/>
        </w:rPr>
        <w:t xml:space="preserve"> and practice</w:t>
      </w:r>
      <w:r w:rsidRPr="005A59A1">
        <w:rPr>
          <w:bCs/>
        </w:rPr>
        <w:t xml:space="preserve"> pictures and they will be asked to name each object</w:t>
      </w:r>
      <w:r>
        <w:rPr>
          <w:bCs/>
        </w:rPr>
        <w:t xml:space="preserve"> (N = 45)</w:t>
      </w:r>
      <w:r w:rsidRPr="005A59A1">
        <w:rPr>
          <w:bCs/>
        </w:rPr>
        <w:t xml:space="preserve">. </w:t>
      </w:r>
      <w:r>
        <w:rPr>
          <w:bCs/>
        </w:rPr>
        <w:t>After they have named each picture, the word for each object will appear below the image in the middle of screen</w:t>
      </w:r>
      <w:r w:rsidRPr="00312280">
        <w:rPr>
          <w:bCs/>
        </w:rPr>
        <w:t xml:space="preserve">. </w:t>
      </w:r>
      <w:r w:rsidR="00BA0BCA">
        <w:rPr>
          <w:bCs/>
        </w:rPr>
        <w:t xml:space="preserve">Participants will be asked to </w:t>
      </w:r>
      <w:r w:rsidR="00061DB1">
        <w:rPr>
          <w:bCs/>
        </w:rPr>
        <w:t xml:space="preserve">later </w:t>
      </w:r>
      <w:r w:rsidR="00BA0BCA">
        <w:rPr>
          <w:bCs/>
        </w:rPr>
        <w:t>use on</w:t>
      </w:r>
      <w:r w:rsidR="00061DB1">
        <w:rPr>
          <w:bCs/>
        </w:rPr>
        <w:t>ly</w:t>
      </w:r>
      <w:r w:rsidR="00BA0BCA">
        <w:rPr>
          <w:bCs/>
        </w:rPr>
        <w:t xml:space="preserve"> the “expected word” appearing on the screen instead of what they answered, in case of a mismatch between the</w:t>
      </w:r>
      <w:r w:rsidR="00061DB1">
        <w:rPr>
          <w:bCs/>
        </w:rPr>
        <w:t>ir</w:t>
      </w:r>
      <w:r w:rsidR="00BA0BCA">
        <w:rPr>
          <w:bCs/>
        </w:rPr>
        <w:t xml:space="preserve"> response and </w:t>
      </w:r>
      <w:r w:rsidR="00061DB1">
        <w:rPr>
          <w:bCs/>
        </w:rPr>
        <w:t xml:space="preserve">the </w:t>
      </w:r>
      <w:r w:rsidR="00BA0BCA">
        <w:rPr>
          <w:bCs/>
        </w:rPr>
        <w:t>expected one. This phase is to ensure that all participants use the expected term to name each object.</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images of objects 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mentioned above</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Pr="005A59A1">
        <w:rPr>
          <w:bCs/>
        </w:rPr>
        <w:t xml:space="preserve"> </w:t>
      </w:r>
    </w:p>
    <w:p w14:paraId="09713E8C" w14:textId="40BD2644"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xml:space="preserve">) to obtain four different balanced sequences of the four conditions of interest (repeat type, repeat speak, switch type to speak, switch speak to type).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images (N = 32). Each set of images corresponds to one of the four sequences.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 </w:t>
      </w:r>
      <w:r w:rsidR="00D81C4C">
        <w:rPr>
          <w:bCs/>
        </w:rPr>
        <w:t>six</w:t>
      </w:r>
      <w:r>
        <w:rPr>
          <w:bCs/>
        </w:rPr>
        <w:t xml:space="preserve"> more images. These trials will not be included in the final analyses. </w:t>
      </w:r>
    </w:p>
    <w:p w14:paraId="587927D2" w14:textId="401C92DB"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The final list consisted of eight parts (</w:t>
      </w:r>
      <w:r w:rsidR="00D81C4C">
        <w:rPr>
          <w:bCs/>
        </w:rPr>
        <w:t>seven</w:t>
      </w:r>
      <w:r>
        <w:rPr>
          <w:bCs/>
        </w:rPr>
        <w:t xml:space="preserve"> breaks), where each part consists of 51 trials (32 target trials). These eight parts we</w:t>
      </w:r>
      <w:r w:rsidR="00BA0BCA">
        <w:rPr>
          <w:bCs/>
        </w:rPr>
        <w:t>re</w:t>
      </w:r>
      <w:r>
        <w:rPr>
          <w:bCs/>
        </w:rPr>
        <w:t xml:space="preserv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w:t>
      </w:r>
      <w:proofErr w:type="spellStart"/>
      <w:r>
        <w:rPr>
          <w:bCs/>
        </w:rPr>
        <w:t>ms</w:t>
      </w:r>
      <w:proofErr w:type="spellEnd"/>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45881F6B" w14:textId="6D5F00DE"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lastRenderedPageBreak/>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CE06C8" w:rsidRDefault="0020388F" w:rsidP="0020388F">
      <w:pPr>
        <w:pBdr>
          <w:top w:val="single" w:sz="4" w:space="1" w:color="auto"/>
          <w:left w:val="single" w:sz="4" w:space="4" w:color="auto"/>
          <w:bottom w:val="single" w:sz="4" w:space="1" w:color="auto"/>
          <w:right w:val="single" w:sz="4" w:space="4" w:color="auto"/>
        </w:pBdr>
        <w:rPr>
          <w:bCs/>
          <w:lang w:val="es-ES"/>
        </w:rPr>
      </w:pPr>
      <w:r w:rsidRPr="00CE06C8">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E06C8">
        <w:rPr>
          <w:lang w:val="es-ES"/>
        </w:rPr>
        <w:t xml:space="preserve">Bates, D., &amp; </w:t>
      </w:r>
      <w:proofErr w:type="spellStart"/>
      <w:r w:rsidRPr="00CE06C8">
        <w:rPr>
          <w:lang w:val="es-ES"/>
        </w:rPr>
        <w:t>Maechler</w:t>
      </w:r>
      <w:proofErr w:type="spellEnd"/>
      <w:r w:rsidRPr="00CE06C8">
        <w:rPr>
          <w:lang w:val="es-ES"/>
        </w:rPr>
        <w:t xml:space="preserve">,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 xml:space="preserve">Duchon, A., Perea, M., </w:t>
      </w:r>
      <w:proofErr w:type="spellStart"/>
      <w:r w:rsidRPr="000449A6">
        <w:rPr>
          <w:rFonts w:asciiTheme="minorHAnsi" w:hAnsiTheme="minorHAnsi" w:cstheme="minorHAnsi"/>
          <w:color w:val="222222"/>
          <w:shd w:val="clear" w:color="auto" w:fill="FFFFFF"/>
        </w:rPr>
        <w:t>Sebastián-Gallés</w:t>
      </w:r>
      <w:proofErr w:type="spellEnd"/>
      <w:r w:rsidRPr="000449A6">
        <w:rPr>
          <w:rFonts w:asciiTheme="minorHAnsi" w:hAnsiTheme="minorHAnsi" w:cstheme="minorHAnsi"/>
          <w:color w:val="222222"/>
          <w:shd w:val="clear" w:color="auto" w:fill="FFFFFF"/>
        </w:rPr>
        <w:t xml:space="preserve">, N., Martí, A., &amp; </w:t>
      </w:r>
      <w:proofErr w:type="spellStart"/>
      <w:r w:rsidRPr="000449A6">
        <w:rPr>
          <w:rFonts w:asciiTheme="minorHAnsi" w:hAnsiTheme="minorHAnsi" w:cstheme="minorHAnsi"/>
          <w:color w:val="222222"/>
          <w:shd w:val="clear" w:color="auto" w:fill="FFFFFF"/>
        </w:rPr>
        <w:t>Carreiras</w:t>
      </w:r>
      <w:proofErr w:type="spellEnd"/>
      <w:r w:rsidRPr="000449A6">
        <w:rPr>
          <w:rFonts w:asciiTheme="minorHAnsi" w:hAnsiTheme="minorHAnsi" w:cstheme="minorHAnsi"/>
          <w:color w:val="222222"/>
          <w:shd w:val="clear" w:color="auto" w:fill="FFFFFF"/>
        </w:rPr>
        <w:t xml:space="preserve">, M. (2013). </w:t>
      </w:r>
      <w:proofErr w:type="spellStart"/>
      <w:r w:rsidRPr="007A7406">
        <w:rPr>
          <w:rFonts w:asciiTheme="minorHAnsi" w:hAnsiTheme="minorHAnsi" w:cstheme="minorHAnsi"/>
          <w:color w:val="222222"/>
          <w:shd w:val="clear" w:color="auto" w:fill="FFFFFF"/>
        </w:rPr>
        <w:t>EsPal</w:t>
      </w:r>
      <w:proofErr w:type="spellEnd"/>
      <w:r w:rsidRPr="007A7406">
        <w:rPr>
          <w:rFonts w:asciiTheme="minorHAnsi" w:hAnsiTheme="minorHAnsi" w:cstheme="minorHAnsi"/>
          <w:color w:val="222222"/>
          <w:shd w:val="clear" w:color="auto" w:fill="FFFFFF"/>
        </w:rPr>
        <w:t>: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7A7406">
        <w:rPr>
          <w:rFonts w:asciiTheme="minorHAnsi" w:hAnsiTheme="minorHAnsi" w:cstheme="minorHAnsi"/>
          <w:color w:val="222222"/>
          <w:shd w:val="clear" w:color="auto" w:fill="FFFFFF"/>
        </w:rPr>
        <w:t>Duñabeitia</w:t>
      </w:r>
      <w:proofErr w:type="spellEnd"/>
      <w:r w:rsidRPr="007A7406">
        <w:rPr>
          <w:rFonts w:asciiTheme="minorHAnsi" w:hAnsiTheme="minorHAnsi" w:cstheme="minorHAnsi"/>
          <w:color w:val="222222"/>
          <w:shd w:val="clear" w:color="auto" w:fill="FFFFFF"/>
        </w:rPr>
        <w:t xml:space="preserve">, J. A., </w:t>
      </w:r>
      <w:proofErr w:type="spellStart"/>
      <w:r w:rsidRPr="007A7406">
        <w:rPr>
          <w:rFonts w:asciiTheme="minorHAnsi" w:hAnsiTheme="minorHAnsi" w:cstheme="minorHAnsi"/>
          <w:color w:val="222222"/>
          <w:shd w:val="clear" w:color="auto" w:fill="FFFFFF"/>
        </w:rPr>
        <w:t>Crepaldi</w:t>
      </w:r>
      <w:proofErr w:type="spellEnd"/>
      <w:r w:rsidRPr="007A7406">
        <w:rPr>
          <w:rFonts w:asciiTheme="minorHAnsi" w:hAnsiTheme="minorHAnsi" w:cstheme="minorHAnsi"/>
          <w:color w:val="222222"/>
          <w:shd w:val="clear" w:color="auto" w:fill="FFFFFF"/>
        </w:rPr>
        <w:t xml:space="preserve">, D., Meyer, A. S., New, B., </w:t>
      </w:r>
      <w:proofErr w:type="spellStart"/>
      <w:r w:rsidRPr="007A7406">
        <w:rPr>
          <w:rFonts w:asciiTheme="minorHAnsi" w:hAnsiTheme="minorHAnsi" w:cstheme="minorHAnsi"/>
          <w:color w:val="222222"/>
          <w:shd w:val="clear" w:color="auto" w:fill="FFFFFF"/>
        </w:rPr>
        <w:t>Pliatsikas</w:t>
      </w:r>
      <w:proofErr w:type="spellEnd"/>
      <w:r w:rsidRPr="007A7406">
        <w:rPr>
          <w:rFonts w:asciiTheme="minorHAnsi" w:hAnsiTheme="minorHAnsi" w:cstheme="minorHAnsi"/>
          <w:color w:val="222222"/>
          <w:shd w:val="clear" w:color="auto" w:fill="FFFFFF"/>
        </w:rPr>
        <w:t xml:space="preserve">, C., Smolka, E., &amp; </w:t>
      </w:r>
      <w:proofErr w:type="spellStart"/>
      <w:r w:rsidRPr="007A7406">
        <w:rPr>
          <w:rFonts w:asciiTheme="minorHAnsi" w:hAnsiTheme="minorHAnsi" w:cstheme="minorHAnsi"/>
          <w:color w:val="222222"/>
          <w:shd w:val="clear" w:color="auto" w:fill="FFFFFF"/>
        </w:rPr>
        <w:t>Brysbaert</w:t>
      </w:r>
      <w:proofErr w:type="spellEnd"/>
      <w:r w:rsidRPr="007A7406">
        <w:rPr>
          <w:rFonts w:asciiTheme="minorHAnsi" w:hAnsiTheme="minorHAnsi" w:cstheme="minorHAnsi"/>
          <w:color w:val="222222"/>
          <w:shd w:val="clear" w:color="auto" w:fill="FFFFFF"/>
        </w:rPr>
        <w:t xml:space="preserve">, M. (2018). </w:t>
      </w:r>
      <w:proofErr w:type="spellStart"/>
      <w:r w:rsidRPr="007A7406">
        <w:rPr>
          <w:rFonts w:asciiTheme="minorHAnsi" w:hAnsiTheme="minorHAnsi" w:cstheme="minorHAnsi"/>
          <w:color w:val="222222"/>
          <w:shd w:val="clear" w:color="auto" w:fill="FFFFFF"/>
        </w:rPr>
        <w:t>MultiPic</w:t>
      </w:r>
      <w:proofErr w:type="spellEnd"/>
      <w:r w:rsidRPr="007A7406">
        <w:rPr>
          <w:rFonts w:asciiTheme="minorHAnsi" w:hAnsiTheme="minorHAnsi" w:cstheme="minorHAnsi"/>
          <w:color w:val="222222"/>
          <w:shd w:val="clear" w:color="auto" w:fill="FFFFFF"/>
        </w:rPr>
        <w:t>: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w:t>
      </w:r>
      <w:proofErr w:type="spellStart"/>
      <w:r w:rsidRPr="00A12F17">
        <w:t>lmerTest</w:t>
      </w:r>
      <w:proofErr w:type="spellEnd"/>
      <w:r w:rsidRPr="00A12F17">
        <w:t xml:space="preserve">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77777777"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R package version 7.0.0, </w:t>
      </w:r>
      <w:r w:rsidR="003906D3">
        <w:fldChar w:fldCharType="begin"/>
      </w:r>
      <w:r w:rsidR="003906D3" w:rsidRPr="003906D3">
        <w:rPr>
          <w:lang w:val="de-DE"/>
        </w:rPr>
        <w:instrText xml:space="preserve"> HYPERLINK "https://cran.r-project.org/package=eulerr" </w:instrText>
      </w:r>
      <w:r w:rsidR="003906D3">
        <w:fldChar w:fldCharType="separate"/>
      </w:r>
      <w:r w:rsidRPr="006552FF">
        <w:rPr>
          <w:rStyle w:val="Hyperlink"/>
          <w:rFonts w:asciiTheme="minorHAnsi" w:hAnsiTheme="minorHAnsi" w:cstheme="minorHAnsi"/>
          <w:shd w:val="clear" w:color="auto" w:fill="FFFFFF"/>
          <w:lang w:val="de-DE"/>
        </w:rPr>
        <w:t>https://CRAN.R-project.org/package=eulerr</w:t>
      </w:r>
      <w:r w:rsidR="003906D3">
        <w:rPr>
          <w:rStyle w:val="Hyperlink"/>
          <w:rFonts w:asciiTheme="minorHAnsi" w:hAnsiTheme="minorHAnsi" w:cstheme="minorHAnsi"/>
          <w:shd w:val="clear" w:color="auto" w:fill="FFFFFF"/>
          <w:lang w:val="de-DE"/>
        </w:rPr>
        <w:fldChar w:fldCharType="end"/>
      </w:r>
      <w:r w:rsidRPr="006552FF">
        <w:rPr>
          <w:rFonts w:asciiTheme="minorHAnsi" w:hAnsiTheme="minorHAnsi" w:cstheme="minorHAnsi"/>
          <w:color w:val="000000"/>
          <w:shd w:val="clear" w:color="auto" w:fill="FFFFFF"/>
          <w:lang w:val="de-DE"/>
        </w:rPr>
        <w:t>.</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Pinet, S., Zielinski, C., Alario,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lastRenderedPageBreak/>
        <w:t>Rastle</w:t>
      </w:r>
      <w:proofErr w:type="spellEnd"/>
      <w:r w:rsidRPr="005A59A1">
        <w:rPr>
          <w:rFonts w:asciiTheme="minorHAnsi" w:hAnsiTheme="minorHAnsi" w:cstheme="minorHAnsi"/>
          <w:shd w:val="clear" w:color="auto" w:fill="FFFFFF"/>
        </w:rPr>
        <w:t xml:space="preserve">, K., Mc Cormick, S.F., Bayliss, L. &amp; Davis, C.J. (2011). Orthography influences the perception and production of speech. J Exp </w:t>
      </w:r>
      <w:proofErr w:type="spellStart"/>
      <w:r w:rsidRPr="005A59A1">
        <w:rPr>
          <w:rFonts w:asciiTheme="minorHAnsi" w:hAnsiTheme="minorHAnsi" w:cstheme="minorHAnsi"/>
          <w:shd w:val="clear" w:color="auto" w:fill="FFFFFF"/>
        </w:rPr>
        <w:t>Psychol</w:t>
      </w:r>
      <w:proofErr w:type="spellEnd"/>
      <w:r w:rsidRPr="005A59A1">
        <w:rPr>
          <w:rFonts w:asciiTheme="minorHAnsi" w:hAnsiTheme="minorHAnsi" w:cstheme="minorHAnsi"/>
          <w:shd w:val="clear" w:color="auto" w:fill="FFFFFF"/>
        </w:rPr>
        <w:t xml:space="preserve">: Learn </w:t>
      </w:r>
      <w:proofErr w:type="spellStart"/>
      <w:r w:rsidRPr="005A59A1">
        <w:rPr>
          <w:rFonts w:asciiTheme="minorHAnsi" w:hAnsiTheme="minorHAnsi" w:cstheme="minorHAnsi"/>
          <w:shd w:val="clear" w:color="auto" w:fill="FFFFFF"/>
        </w:rPr>
        <w:t>Mem</w:t>
      </w:r>
      <w:proofErr w:type="spellEnd"/>
      <w:r w:rsidRPr="005A59A1">
        <w:rPr>
          <w:rFonts w:asciiTheme="minorHAnsi" w:hAnsiTheme="minorHAnsi" w:cstheme="minorHAnsi"/>
          <w:shd w:val="clear" w:color="auto" w:fill="FFFFFF"/>
        </w:rPr>
        <w:t xml:space="preserve">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w:t>
            </w:r>
            <w:proofErr w:type="spellStart"/>
            <w:r w:rsidR="00335AD5" w:rsidRPr="003A47DD">
              <w:rPr>
                <w:sz w:val="16"/>
                <w:szCs w:val="16"/>
              </w:rPr>
              <w:t>Korta</w:t>
            </w:r>
            <w:proofErr w:type="spellEnd"/>
            <w:r w:rsidR="00335AD5" w:rsidRPr="003A47DD">
              <w:rPr>
                <w:sz w:val="16"/>
                <w:szCs w:val="16"/>
              </w:rPr>
              <w:t xml:space="preserve">)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72B0A96F" w14:textId="77777777" w:rsidR="00CB595B" w:rsidRDefault="00DF6B12" w:rsidP="00DF6B12">
            <w:pPr>
              <w:tabs>
                <w:tab w:val="left" w:pos="945"/>
              </w:tabs>
              <w:spacing w:after="0" w:line="240" w:lineRule="auto"/>
              <w:rPr>
                <w:ins w:id="1" w:author="Martin Martin" w:date="2023-09-01T15:06:00Z"/>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r w:rsidR="003C12D9">
              <w:rPr>
                <w:b/>
                <w:sz w:val="20"/>
              </w:rPr>
              <w:t xml:space="preserve"> </w:t>
            </w:r>
          </w:p>
          <w:p w14:paraId="0C2B6FD9" w14:textId="03691E00" w:rsidR="003E5566" w:rsidRPr="003A47DD" w:rsidRDefault="003C12D9" w:rsidP="00DF6B12">
            <w:pPr>
              <w:tabs>
                <w:tab w:val="left" w:pos="945"/>
              </w:tabs>
              <w:spacing w:after="0" w:line="240" w:lineRule="auto"/>
              <w:rPr>
                <w:b/>
                <w:sz w:val="20"/>
              </w:rPr>
            </w:pPr>
            <w:r w:rsidRPr="003C016E">
              <w:rPr>
                <w:bCs/>
                <w:sz w:val="20"/>
              </w:rPr>
              <w:t>typing speed about 30 wpm</w:t>
            </w:r>
          </w:p>
          <w:p w14:paraId="796E7F3E" w14:textId="6C8ED3C3" w:rsidR="00FE0EC5" w:rsidRPr="003A47DD" w:rsidRDefault="00CB595B" w:rsidP="00AA3747">
            <w:pPr>
              <w:tabs>
                <w:tab w:val="left" w:pos="945"/>
              </w:tabs>
              <w:spacing w:after="0" w:line="240" w:lineRule="auto"/>
            </w:pPr>
            <w:r>
              <w:t>any other language than Spanish kept at minimal proficiency</w:t>
            </w: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5"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lastRenderedPageBreak/>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20388F">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4920F7C6" w14:textId="43528E25" w:rsidR="003C016E" w:rsidRPr="003C016E" w:rsidRDefault="001A5167" w:rsidP="003C016E">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C016E">
              <w:rPr>
                <w:rFonts w:ascii="Calibri" w:hAnsi="Calibri" w:cs="Calibri"/>
                <w:b/>
                <w:bCs/>
                <w:color w:val="000000"/>
                <w:sz w:val="22"/>
                <w:highlight w:val="black"/>
              </w:rPr>
              <w:t>□</w:t>
            </w:r>
            <w:r w:rsidRPr="003A47DD">
              <w:rPr>
                <w:rFonts w:ascii="Calibri" w:hAnsi="Calibri" w:cs="Calibri"/>
                <w:b/>
                <w:bCs/>
                <w:color w:val="000000"/>
                <w:sz w:val="22"/>
              </w:rPr>
              <w:t xml:space="preserve"> Yes      </w:t>
            </w:r>
            <w:r w:rsidRPr="003C016E">
              <w:rPr>
                <w:rFonts w:ascii="Calibri" w:hAnsi="Calibri" w:cs="Calibri"/>
                <w:color w:val="000000"/>
                <w:sz w:val="22"/>
              </w:rPr>
              <w:t>□</w:t>
            </w:r>
            <w:r w:rsidRPr="003A47DD">
              <w:rPr>
                <w:rFonts w:ascii="Calibri" w:hAnsi="Calibri" w:cs="Calibri"/>
                <w:b/>
                <w:bCs/>
                <w:color w:val="000000"/>
                <w:sz w:val="22"/>
              </w:rPr>
              <w:t xml:space="preserve"> No    </w:t>
            </w:r>
            <w:r w:rsidR="003C016E">
              <w:rPr>
                <w:rFonts w:ascii="Calibri" w:hAnsi="Calibri" w:cs="Calibri"/>
                <w:b/>
                <w:bCs/>
                <w:color w:val="000000"/>
                <w:sz w:val="22"/>
              </w:rPr>
              <w:t>Typing Questionnaire</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16"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D83AD07" w14:textId="77777777" w:rsidR="003C016E" w:rsidRPr="005461B3" w:rsidRDefault="003C016E" w:rsidP="003C016E">
            <w:pPr>
              <w:tabs>
                <w:tab w:val="left" w:pos="945"/>
              </w:tabs>
              <w:spacing w:after="0"/>
              <w:rPr>
                <w:bCs/>
              </w:rPr>
            </w:pPr>
            <w:r>
              <w:rPr>
                <w:bCs/>
              </w:rPr>
              <w:t xml:space="preserve">The full experiment should be run in Spanish. There will only be one session per participant and each session will have the same structure: a familiarisation phase, a practice session with colour cue feedback, a practice session without feedback, and the main experimental task. The familiarisation phase will have one </w:t>
            </w:r>
            <w:proofErr w:type="spellStart"/>
            <w:r>
              <w:rPr>
                <w:bCs/>
              </w:rPr>
              <w:t>PsychoPy</w:t>
            </w:r>
            <w:proofErr w:type="spellEnd"/>
            <w:r>
              <w:rPr>
                <w:bCs/>
              </w:rPr>
              <w:t xml:space="preserve"> file. Each practice session will have two versions for colour-cue randomization (N = 4). The main task will have two versions for each of the four lists (N = 8). There will be one </w:t>
            </w:r>
            <w:proofErr w:type="spellStart"/>
            <w:r>
              <w:rPr>
                <w:bCs/>
              </w:rPr>
              <w:t>PsychoPy</w:t>
            </w:r>
            <w:proofErr w:type="spellEnd"/>
            <w:r>
              <w:rPr>
                <w:bCs/>
              </w:rPr>
              <w:t xml:space="preserve"> file for each part, namely 13 different </w:t>
            </w:r>
            <w:proofErr w:type="spellStart"/>
            <w:r>
              <w:rPr>
                <w:bCs/>
              </w:rPr>
              <w:t>PsychoPy</w:t>
            </w:r>
            <w:proofErr w:type="spellEnd"/>
            <w:r>
              <w:rPr>
                <w:bCs/>
              </w:rPr>
              <w:t xml:space="preserve"> files.  </w:t>
            </w:r>
            <w:r w:rsidRPr="005461B3">
              <w:rPr>
                <w:bCs/>
              </w:rPr>
              <w:t>The subject number and the session number will determine the experimental list based on specific counterbalancing (see description of Experimental task below).</w:t>
            </w:r>
          </w:p>
          <w:p w14:paraId="1ABB6710" w14:textId="77777777" w:rsidR="0020388F" w:rsidRDefault="0020388F" w:rsidP="0020388F">
            <w:pPr>
              <w:tabs>
                <w:tab w:val="left" w:pos="945"/>
              </w:tabs>
              <w:spacing w:after="0"/>
              <w:rPr>
                <w:b/>
              </w:rPr>
            </w:pPr>
          </w:p>
          <w:p w14:paraId="226D9752" w14:textId="77777777" w:rsidR="0020388F" w:rsidRPr="005461B3"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6152FBB4" w14:textId="77777777" w:rsidR="0020388F" w:rsidRDefault="0020388F" w:rsidP="0020388F">
            <w:pPr>
              <w:tabs>
                <w:tab w:val="left" w:pos="945"/>
              </w:tabs>
              <w:spacing w:after="0"/>
              <w:rPr>
                <w:b/>
              </w:rPr>
            </w:pPr>
          </w:p>
          <w:p w14:paraId="478F1D34" w14:textId="77777777" w:rsidR="0020388F" w:rsidRDefault="0020388F" w:rsidP="0020388F">
            <w:pPr>
              <w:tabs>
                <w:tab w:val="left" w:pos="945"/>
              </w:tabs>
              <w:spacing w:after="0"/>
              <w:rPr>
                <w:b/>
              </w:rPr>
            </w:pPr>
            <w:r>
              <w:rPr>
                <w:b/>
              </w:rPr>
              <w:t xml:space="preserve">Familiarisation: </w:t>
            </w:r>
          </w:p>
          <w:p w14:paraId="5860348C" w14:textId="77777777" w:rsidR="0020388F" w:rsidRPr="0041766F" w:rsidRDefault="0020388F" w:rsidP="0020388F">
            <w:pPr>
              <w:tabs>
                <w:tab w:val="left" w:pos="945"/>
              </w:tabs>
              <w:spacing w:after="0"/>
              <w:rPr>
                <w:bCs/>
              </w:rPr>
            </w:pPr>
            <w:r>
              <w:rPr>
                <w:bCs/>
              </w:rPr>
              <w:lastRenderedPageBreak/>
              <w:t xml:space="preserve">One </w:t>
            </w:r>
            <w:proofErr w:type="spellStart"/>
            <w:r>
              <w:rPr>
                <w:bCs/>
              </w:rPr>
              <w:t>PsychoPy</w:t>
            </w:r>
            <w:proofErr w:type="spellEnd"/>
            <w:r>
              <w:rPr>
                <w:bCs/>
              </w:rPr>
              <w:t xml:space="preserve"> script. Participants will see the target images on the screen for a total of 6ms and they will have to name them orally. The word for each image will appear in the middle below each image at 3.5ms. Each familiarisation trial will last 6ms. The familiarisation phase (one try) will last ~</w:t>
            </w:r>
            <w:r w:rsidRPr="00A54D2C">
              <w:rPr>
                <w:bCs/>
              </w:rPr>
              <w:t>7min</w:t>
            </w:r>
            <w:r>
              <w:rPr>
                <w:bCs/>
              </w:rPr>
              <w:t>. The researcher will remain in the room with the participant and fill in a grid indicating the number of the pictures for which the participant has used the intended word. If the participant has used the intended word for more than 95% of the images (37/39), only oral feedback will be provided by the researcher regarding the two images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7F8E8534" w:rsidR="0020388F" w:rsidRPr="000E729E" w:rsidRDefault="0020388F" w:rsidP="0020388F">
            <w:pPr>
              <w:tabs>
                <w:tab w:val="left" w:pos="945"/>
              </w:tabs>
              <w:spacing w:after="0"/>
              <w:rPr>
                <w:bCs/>
              </w:rPr>
            </w:pPr>
            <w:r>
              <w:rPr>
                <w:bCs/>
              </w:rPr>
              <w:t xml:space="preserve">Two </w:t>
            </w:r>
            <w:proofErr w:type="spellStart"/>
            <w:r>
              <w:rPr>
                <w:bCs/>
              </w:rPr>
              <w:t>PsychoPy</w:t>
            </w:r>
            <w:proofErr w:type="spellEnd"/>
            <w:r>
              <w:rPr>
                <w:bCs/>
              </w:rPr>
              <w:t xml:space="preserve"> scripts</w:t>
            </w:r>
            <w:r w:rsidR="0001122B">
              <w:rPr>
                <w:bCs/>
              </w:rPr>
              <w:t xml:space="preserve"> per practice session (= 4)</w:t>
            </w:r>
            <w:r>
              <w:rPr>
                <w:bCs/>
              </w:rPr>
              <w:t xml:space="preserve">.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In the first practice session, a legend on the top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lang w:val="es-ES" w:eastAsia="es-ES"/>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w:t>
            </w:r>
            <w:proofErr w:type="spellStart"/>
            <w:r w:rsidRPr="001D1727">
              <w:rPr>
                <w:bCs/>
              </w:rPr>
              <w:t>PsychoPy</w:t>
            </w:r>
            <w:proofErr w:type="spellEnd"/>
            <w:r w:rsidRPr="001D1727">
              <w:rPr>
                <w:bCs/>
              </w:rPr>
              <w:t xml:space="preserve">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941B33" w:rsidRDefault="0020388F" w:rsidP="0020388F">
            <w:pPr>
              <w:tabs>
                <w:tab w:val="left" w:pos="945"/>
              </w:tabs>
              <w:spacing w:after="0"/>
              <w:rPr>
                <w:b/>
                <w:lang w:val="fr-FR"/>
              </w:rPr>
            </w:pPr>
            <w:r w:rsidRPr="00941B33">
              <w:rPr>
                <w:b/>
                <w:lang w:val="fr-FR"/>
              </w:rPr>
              <w:lastRenderedPageBreak/>
              <w:t>Output files:</w:t>
            </w:r>
          </w:p>
          <w:p w14:paraId="11FC53C7" w14:textId="77777777" w:rsidR="0020388F" w:rsidRPr="00941B33" w:rsidRDefault="0020388F" w:rsidP="0020388F">
            <w:pPr>
              <w:tabs>
                <w:tab w:val="left" w:pos="945"/>
              </w:tabs>
              <w:spacing w:after="0"/>
              <w:rPr>
                <w:b/>
                <w:lang w:val="fr-FR"/>
              </w:rPr>
            </w:pPr>
          </w:p>
          <w:p w14:paraId="1826AF78" w14:textId="77777777" w:rsidR="0020388F" w:rsidRPr="00941B33" w:rsidRDefault="0020388F" w:rsidP="0020388F">
            <w:pPr>
              <w:tabs>
                <w:tab w:val="left" w:pos="945"/>
              </w:tabs>
              <w:spacing w:after="0"/>
              <w:rPr>
                <w:bCs/>
                <w:lang w:val="fr-FR"/>
              </w:rPr>
            </w:pPr>
            <w:r w:rsidRPr="00941B33">
              <w:rPr>
                <w:b/>
                <w:lang w:val="fr-FR"/>
              </w:rPr>
              <w:t xml:space="preserve">Familiarisation: </w:t>
            </w:r>
          </w:p>
          <w:p w14:paraId="1F264E96" w14:textId="77777777" w:rsidR="0020388F" w:rsidRPr="00941B33" w:rsidRDefault="0020388F" w:rsidP="0020388F">
            <w:pPr>
              <w:tabs>
                <w:tab w:val="left" w:pos="945"/>
              </w:tabs>
              <w:spacing w:after="0"/>
              <w:rPr>
                <w:bCs/>
                <w:lang w:val="fr-FR"/>
              </w:rPr>
            </w:pPr>
            <w:proofErr w:type="spellStart"/>
            <w:r w:rsidRPr="00941B33">
              <w:rPr>
                <w:bCs/>
                <w:lang w:val="fr-FR"/>
              </w:rPr>
              <w:t>Logfile</w:t>
            </w:r>
            <w:proofErr w:type="spellEnd"/>
            <w:r w:rsidRPr="00941B33">
              <w:rPr>
                <w:bCs/>
                <w:lang w:val="fr-FR"/>
              </w:rPr>
              <w:t xml:space="preserve"> </w:t>
            </w:r>
            <w:proofErr w:type="spellStart"/>
            <w:r w:rsidRPr="00941B33">
              <w:rPr>
                <w:bCs/>
                <w:lang w:val="fr-FR"/>
              </w:rPr>
              <w:t>from</w:t>
            </w:r>
            <w:proofErr w:type="spellEnd"/>
            <w:r w:rsidRPr="00941B33">
              <w:rPr>
                <w:bCs/>
                <w:lang w:val="fr-FR"/>
              </w:rPr>
              <w:t xml:space="preserve"> </w:t>
            </w:r>
            <w:proofErr w:type="spellStart"/>
            <w:r w:rsidRPr="00941B33">
              <w:rPr>
                <w:bCs/>
                <w:lang w:val="fr-FR"/>
              </w:rPr>
              <w:t>PsychoPy</w:t>
            </w:r>
            <w:proofErr w:type="spellEnd"/>
          </w:p>
          <w:p w14:paraId="1BA1889E" w14:textId="77777777" w:rsidR="0020388F" w:rsidRDefault="0020388F" w:rsidP="0020388F">
            <w:pPr>
              <w:tabs>
                <w:tab w:val="left" w:pos="945"/>
              </w:tabs>
              <w:spacing w:after="0"/>
              <w:rPr>
                <w:bCs/>
              </w:rPr>
            </w:pPr>
            <w:r>
              <w:rPr>
                <w:bCs/>
              </w:rPr>
              <w:t>Sound files (39)</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01122B">
              <w:rPr>
                <w:b/>
              </w:rPr>
              <w:t>Training</w:t>
            </w:r>
            <w:r>
              <w:rPr>
                <w:b/>
              </w:rPr>
              <w:t xml:space="preserve"> (both sessions): </w:t>
            </w:r>
          </w:p>
          <w:p w14:paraId="4151FC04" w14:textId="77777777" w:rsidR="0020388F" w:rsidRDefault="0020388F" w:rsidP="0020388F">
            <w:pPr>
              <w:tabs>
                <w:tab w:val="left" w:pos="945"/>
              </w:tabs>
              <w:spacing w:after="0"/>
              <w:rPr>
                <w:bCs/>
              </w:rPr>
            </w:pPr>
            <w:r>
              <w:rPr>
                <w:bCs/>
              </w:rPr>
              <w:t xml:space="preserve">Type: </w:t>
            </w:r>
            <w:proofErr w:type="spellStart"/>
            <w:r>
              <w:rPr>
                <w:bCs/>
              </w:rPr>
              <w:t>Logfile</w:t>
            </w:r>
            <w:proofErr w:type="spellEnd"/>
            <w:r>
              <w:rPr>
                <w:bCs/>
              </w:rPr>
              <w:t xml:space="preserve"> from </w:t>
            </w:r>
            <w:proofErr w:type="spellStart"/>
            <w:r>
              <w:rPr>
                <w:bCs/>
              </w:rPr>
              <w:t>PsychoPy</w:t>
            </w:r>
            <w:proofErr w:type="spellEnd"/>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t>Experimental task:</w:t>
            </w:r>
          </w:p>
          <w:p w14:paraId="57B57572" w14:textId="77777777" w:rsidR="0020388F" w:rsidRDefault="0020388F" w:rsidP="0020388F">
            <w:pPr>
              <w:tabs>
                <w:tab w:val="left" w:pos="945"/>
              </w:tabs>
              <w:spacing w:after="0"/>
              <w:rPr>
                <w:bCs/>
              </w:rPr>
            </w:pPr>
            <w:r>
              <w:rPr>
                <w:bCs/>
              </w:rPr>
              <w:t xml:space="preserve">Type: </w:t>
            </w:r>
            <w:proofErr w:type="spellStart"/>
            <w:r>
              <w:rPr>
                <w:bCs/>
              </w:rPr>
              <w:t>Logfile</w:t>
            </w:r>
            <w:proofErr w:type="spellEnd"/>
            <w:r>
              <w:rPr>
                <w:bCs/>
              </w:rPr>
              <w:t xml:space="preserve"> from </w:t>
            </w:r>
            <w:proofErr w:type="spellStart"/>
            <w:r>
              <w:rPr>
                <w:bCs/>
              </w:rPr>
              <w:t>PsychoPy</w:t>
            </w:r>
            <w:proofErr w:type="spellEnd"/>
            <w:r>
              <w:rPr>
                <w:bCs/>
              </w:rPr>
              <w:t>,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890540"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18"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E47E97">
              <w:rPr>
                <w:b/>
              </w:rPr>
              <w:t>ANNOUNCEMENT OF THE EXPERIMENT</w:t>
            </w:r>
            <w:r w:rsidR="00CF05F0" w:rsidRPr="003A47DD">
              <w:rPr>
                <w:b/>
              </w:rPr>
              <w:t xml:space="preserve">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5168FB18" w:rsidR="00306B3B" w:rsidRDefault="00BF23E2" w:rsidP="00CF05F0">
            <w:pPr>
              <w:rPr>
                <w:rFonts w:asciiTheme="minorHAnsi" w:hAnsiTheme="minorHAnsi"/>
                <w:b/>
                <w:sz w:val="18"/>
              </w:rPr>
            </w:pPr>
            <w:r w:rsidRPr="003A47DD">
              <w:rPr>
                <w:b/>
                <w:i/>
                <w:sz w:val="20"/>
              </w:rPr>
              <w:t xml:space="preserve">English version: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720C02A5" w:rsidR="00790820" w:rsidRPr="00B95A02" w:rsidRDefault="00CF05F0" w:rsidP="00CF05F0">
            <w:pPr>
              <w:rPr>
                <w:rFonts w:asciiTheme="minorHAnsi" w:hAnsiTheme="minorHAnsi"/>
                <w:b/>
                <w:sz w:val="18"/>
                <w:lang w:val="es-ES"/>
              </w:rPr>
            </w:pPr>
            <w:proofErr w:type="spellStart"/>
            <w:r w:rsidRPr="00B95A02">
              <w:rPr>
                <w:b/>
                <w:i/>
                <w:sz w:val="20"/>
                <w:lang w:val="es-ES"/>
              </w:rPr>
              <w:t>Spanish</w:t>
            </w:r>
            <w:proofErr w:type="spellEnd"/>
            <w:r w:rsidR="00A6686C" w:rsidRPr="00B95A02">
              <w:rPr>
                <w:b/>
                <w:i/>
                <w:sz w:val="20"/>
                <w:lang w:val="es-ES"/>
              </w:rPr>
              <w:t xml:space="preserve"> </w:t>
            </w:r>
            <w:proofErr w:type="spellStart"/>
            <w:r w:rsidR="00A6686C" w:rsidRPr="00B95A02">
              <w:rPr>
                <w:b/>
                <w:i/>
                <w:sz w:val="20"/>
                <w:lang w:val="es-ES"/>
              </w:rPr>
              <w:t>version</w:t>
            </w:r>
            <w:proofErr w:type="spellEnd"/>
            <w:r w:rsidR="00E47E97" w:rsidRPr="00B95A02">
              <w:rPr>
                <w:b/>
                <w:i/>
                <w:sz w:val="14"/>
                <w:szCs w:val="16"/>
                <w:lang w:val="es-ES"/>
              </w:rPr>
              <w:t>:</w:t>
            </w:r>
            <w:r w:rsidR="00631CEE" w:rsidRPr="00B95A02">
              <w:rPr>
                <w:rFonts w:asciiTheme="minorHAnsi" w:hAnsiTheme="minorHAnsi"/>
                <w:b/>
                <w:sz w:val="18"/>
                <w:lang w:val="es-ES"/>
              </w:rPr>
              <w:t xml:space="preserve">   </w:t>
            </w:r>
          </w:p>
          <w:p w14:paraId="2EF76429" w14:textId="131E5C19" w:rsidR="00E47E97" w:rsidRPr="00E47E97" w:rsidRDefault="00E47E97" w:rsidP="00CF05F0">
            <w:pPr>
              <w:rPr>
                <w:i/>
                <w:sz w:val="20"/>
                <w:lang w:val="es-ES"/>
              </w:rPr>
            </w:pPr>
            <w:r w:rsidRPr="00C93482">
              <w:rPr>
                <w:i/>
                <w:sz w:val="20"/>
                <w:lang w:val="es-ES"/>
              </w:rPr>
              <w:t>En este experimento verás imágenes de objetos en una pantalla y tendrás que nombrar los objetos que veas. Deberás nombrar los objetos en voz alta o escribiendo con el teclado. Verás señales de color que te indicarán si tienes que hablar o teclear. Para participar en este experimento es necesario ser hábil tecleando.</w:t>
            </w:r>
          </w:p>
          <w:p w14:paraId="11664AD4" w14:textId="5C7A6953" w:rsidR="006E2D05" w:rsidRDefault="00CF05F0" w:rsidP="00CF05F0">
            <w:pPr>
              <w:rPr>
                <w:rFonts w:asciiTheme="minorHAnsi" w:hAnsiTheme="minorHAnsi"/>
                <w:b/>
                <w:sz w:val="18"/>
              </w:rPr>
            </w:pPr>
            <w:r w:rsidRPr="00E47E97">
              <w:rPr>
                <w:b/>
                <w:i/>
                <w:sz w:val="20"/>
                <w:highlight w:val="yellow"/>
              </w:rPr>
              <w:t>Basque</w:t>
            </w:r>
            <w:r w:rsidR="00A6686C" w:rsidRPr="00E47E97">
              <w:rPr>
                <w:b/>
                <w:i/>
                <w:sz w:val="20"/>
                <w:highlight w:val="yellow"/>
              </w:rPr>
              <w:t xml:space="preserve"> version:</w:t>
            </w:r>
            <w:r w:rsidR="00481FEA" w:rsidRPr="003A47DD">
              <w:rPr>
                <w:rFonts w:asciiTheme="minorHAnsi" w:hAnsiTheme="minorHAnsi"/>
                <w:b/>
                <w:sz w:val="18"/>
              </w:rPr>
              <w:t xml:space="preserve"> </w:t>
            </w:r>
          </w:p>
          <w:p w14:paraId="3B4A5848" w14:textId="20B1D730" w:rsidR="003906D3" w:rsidRPr="003906D3" w:rsidRDefault="003906D3" w:rsidP="00CF05F0">
            <w:pPr>
              <w:rPr>
                <w:i/>
                <w:sz w:val="20"/>
                <w:lang w:val="es-ES"/>
              </w:rPr>
            </w:pPr>
            <w:r w:rsidRPr="003906D3">
              <w:rPr>
                <w:i/>
                <w:sz w:val="20"/>
                <w:lang w:val="de-DE"/>
              </w:rPr>
              <w:t xml:space="preserve">Esperimentu honetan, pantailan ikusiko dituzun irudietan agertzen diren objektuak izendatu beharko dituzu.  Objektuak ozenki zein teklatuaren bidez izendatu beharko dituzu. Kolore-seinaleak ikusiko dituzu, </w:t>
            </w:r>
            <w:r>
              <w:rPr>
                <w:i/>
                <w:sz w:val="20"/>
                <w:lang w:val="de-DE"/>
              </w:rPr>
              <w:t>ozenki esan</w:t>
            </w:r>
            <w:r w:rsidRPr="003906D3">
              <w:rPr>
                <w:i/>
                <w:sz w:val="20"/>
                <w:lang w:val="de-DE"/>
              </w:rPr>
              <w:t xml:space="preserve"> edo teklatuan idatzi behar duzun adierazteko. </w:t>
            </w:r>
            <w:proofErr w:type="spellStart"/>
            <w:r w:rsidRPr="003906D3">
              <w:rPr>
                <w:i/>
                <w:sz w:val="20"/>
                <w:lang w:val="es-ES"/>
              </w:rPr>
              <w:t>Esperimentu</w:t>
            </w:r>
            <w:proofErr w:type="spellEnd"/>
            <w:r w:rsidRPr="003906D3">
              <w:rPr>
                <w:i/>
                <w:sz w:val="20"/>
                <w:lang w:val="es-ES"/>
              </w:rPr>
              <w:t xml:space="preserve"> </w:t>
            </w:r>
            <w:proofErr w:type="spellStart"/>
            <w:r w:rsidRPr="003906D3">
              <w:rPr>
                <w:i/>
                <w:sz w:val="20"/>
                <w:lang w:val="es-ES"/>
              </w:rPr>
              <w:t>honetan</w:t>
            </w:r>
            <w:proofErr w:type="spellEnd"/>
            <w:r w:rsidRPr="003906D3">
              <w:rPr>
                <w:i/>
                <w:sz w:val="20"/>
                <w:lang w:val="es-ES"/>
              </w:rPr>
              <w:t xml:space="preserve"> parte </w:t>
            </w:r>
            <w:proofErr w:type="spellStart"/>
            <w:r w:rsidRPr="003906D3">
              <w:rPr>
                <w:i/>
                <w:sz w:val="20"/>
                <w:lang w:val="es-ES"/>
              </w:rPr>
              <w:t>hartzeko</w:t>
            </w:r>
            <w:proofErr w:type="spellEnd"/>
            <w:r w:rsidRPr="003906D3">
              <w:rPr>
                <w:i/>
                <w:sz w:val="20"/>
                <w:lang w:val="es-ES"/>
              </w:rPr>
              <w:t xml:space="preserve"> </w:t>
            </w:r>
            <w:proofErr w:type="spellStart"/>
            <w:r w:rsidRPr="003906D3">
              <w:rPr>
                <w:i/>
                <w:sz w:val="20"/>
                <w:lang w:val="es-ES"/>
              </w:rPr>
              <w:t>teklatuaren</w:t>
            </w:r>
            <w:proofErr w:type="spellEnd"/>
            <w:r w:rsidRPr="003906D3">
              <w:rPr>
                <w:i/>
                <w:sz w:val="20"/>
                <w:lang w:val="es-ES"/>
              </w:rPr>
              <w:t xml:space="preserve"> </w:t>
            </w:r>
            <w:proofErr w:type="spellStart"/>
            <w:r w:rsidRPr="003906D3">
              <w:rPr>
                <w:i/>
                <w:sz w:val="20"/>
                <w:lang w:val="es-ES"/>
              </w:rPr>
              <w:t>bidez</w:t>
            </w:r>
            <w:proofErr w:type="spellEnd"/>
            <w:r w:rsidRPr="003906D3">
              <w:rPr>
                <w:i/>
                <w:sz w:val="20"/>
                <w:lang w:val="es-ES"/>
              </w:rPr>
              <w:t xml:space="preserve"> </w:t>
            </w:r>
            <w:proofErr w:type="spellStart"/>
            <w:r w:rsidRPr="003906D3">
              <w:rPr>
                <w:i/>
                <w:sz w:val="20"/>
                <w:lang w:val="es-ES"/>
              </w:rPr>
              <w:t>idazten</w:t>
            </w:r>
            <w:proofErr w:type="spellEnd"/>
            <w:r w:rsidRPr="003906D3">
              <w:rPr>
                <w:i/>
                <w:sz w:val="20"/>
                <w:lang w:val="es-ES"/>
              </w:rPr>
              <w:t xml:space="preserve"> </w:t>
            </w:r>
            <w:proofErr w:type="spellStart"/>
            <w:r w:rsidRPr="003906D3">
              <w:rPr>
                <w:i/>
                <w:sz w:val="20"/>
                <w:lang w:val="es-ES"/>
              </w:rPr>
              <w:t>trebea</w:t>
            </w:r>
            <w:proofErr w:type="spellEnd"/>
            <w:r w:rsidRPr="003906D3">
              <w:rPr>
                <w:i/>
                <w:sz w:val="20"/>
                <w:lang w:val="es-ES"/>
              </w:rPr>
              <w:t xml:space="preserve"> izan </w:t>
            </w:r>
            <w:proofErr w:type="spellStart"/>
            <w:r w:rsidRPr="003906D3">
              <w:rPr>
                <w:i/>
                <w:sz w:val="20"/>
                <w:lang w:val="es-ES"/>
              </w:rPr>
              <w:t>behar</w:t>
            </w:r>
            <w:proofErr w:type="spellEnd"/>
            <w:r w:rsidRPr="003906D3">
              <w:rPr>
                <w:i/>
                <w:sz w:val="20"/>
                <w:lang w:val="es-ES"/>
              </w:rPr>
              <w:t xml:space="preserve"> </w:t>
            </w:r>
            <w:proofErr w:type="spellStart"/>
            <w:r w:rsidRPr="003906D3">
              <w:rPr>
                <w:i/>
                <w:sz w:val="20"/>
                <w:lang w:val="es-ES"/>
              </w:rPr>
              <w:t>duzu</w:t>
            </w:r>
            <w:proofErr w:type="spellEnd"/>
            <w:r w:rsidRPr="003906D3">
              <w:rPr>
                <w:i/>
                <w:sz w:val="20"/>
                <w:lang w:val="es-ES"/>
              </w:rPr>
              <w:t xml:space="preserve">. </w:t>
            </w:r>
          </w:p>
          <w:p w14:paraId="1C5168E1" w14:textId="77777777" w:rsidR="00790820" w:rsidRPr="003A47DD" w:rsidRDefault="00446CA6" w:rsidP="002D5C9D">
            <w:pPr>
              <w:rPr>
                <w:b/>
              </w:rPr>
            </w:pPr>
            <w:r w:rsidRPr="003A47DD">
              <w:rPr>
                <w:b/>
              </w:rPr>
              <w:t xml:space="preserve">* </w:t>
            </w:r>
            <w:r w:rsidR="00790820" w:rsidRPr="00E47E97">
              <w:rPr>
                <w:b/>
              </w:rPr>
              <w:t xml:space="preserve">OBSERVATIONS for </w:t>
            </w:r>
            <w:proofErr w:type="spellStart"/>
            <w:r w:rsidR="00790820" w:rsidRPr="00E47E97">
              <w:rPr>
                <w:b/>
              </w:rPr>
              <w:t>Participa</w:t>
            </w:r>
            <w:proofErr w:type="spellEnd"/>
            <w:r w:rsidR="00790820" w:rsidRPr="00E47E97">
              <w:rPr>
                <w:b/>
              </w:rPr>
              <w:t xml:space="preserve"> website (optional</w:t>
            </w:r>
            <w:r w:rsidR="00FA0C34" w:rsidRPr="00E47E97">
              <w:rPr>
                <w:b/>
              </w:rPr>
              <w:t>)</w:t>
            </w:r>
            <w:r w:rsidR="00790820" w:rsidRPr="00E47E97">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2D2B620"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b/>
                <w:sz w:val="18"/>
              </w:rPr>
              <w:t xml:space="preserve">   </w:t>
            </w:r>
          </w:p>
          <w:p w14:paraId="7A314C9D" w14:textId="1683CF71" w:rsidR="003E12C6" w:rsidRPr="0020388F" w:rsidRDefault="0020388F" w:rsidP="00FA0C34">
            <w:pPr>
              <w:rPr>
                <w:bCs/>
                <w:i/>
                <w:sz w:val="20"/>
              </w:rPr>
            </w:pPr>
            <w:r>
              <w:rPr>
                <w:bCs/>
                <w:i/>
                <w:sz w:val="20"/>
              </w:rPr>
              <w:t xml:space="preserve">For this experiment, it is very important that you are </w:t>
            </w:r>
            <w:r>
              <w:rPr>
                <w:b/>
                <w:i/>
                <w:sz w:val="20"/>
              </w:rPr>
              <w:t xml:space="preserve">very good </w:t>
            </w:r>
            <w:r>
              <w:rPr>
                <w:bCs/>
                <w:i/>
                <w:sz w:val="20"/>
              </w:rPr>
              <w:t xml:space="preserve">at typing (type fast, ideally using all of your fingers or at </w:t>
            </w:r>
            <w:r>
              <w:rPr>
                <w:bCs/>
                <w:i/>
                <w:sz w:val="20"/>
              </w:rPr>
              <w:lastRenderedPageBreak/>
              <w:t>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6ABEF78B" w:rsidR="009D030F" w:rsidRPr="00B95A02" w:rsidRDefault="00FA0C34" w:rsidP="009D030F">
            <w:pPr>
              <w:rPr>
                <w:rFonts w:asciiTheme="minorHAnsi" w:hAnsiTheme="minorHAnsi" w:cs="Helvetica"/>
                <w:b/>
                <w:sz w:val="18"/>
                <w:lang w:val="es-ES"/>
              </w:rPr>
            </w:pPr>
            <w:proofErr w:type="spellStart"/>
            <w:r w:rsidRPr="00B95A02">
              <w:rPr>
                <w:b/>
                <w:i/>
                <w:sz w:val="20"/>
                <w:lang w:val="es-ES"/>
              </w:rPr>
              <w:t>Spanish</w:t>
            </w:r>
            <w:proofErr w:type="spellEnd"/>
            <w:r w:rsidRPr="00B95A02">
              <w:rPr>
                <w:b/>
                <w:i/>
                <w:sz w:val="20"/>
                <w:lang w:val="es-ES"/>
              </w:rPr>
              <w:t xml:space="preserve"> </w:t>
            </w:r>
            <w:proofErr w:type="spellStart"/>
            <w:r w:rsidRPr="00B95A02">
              <w:rPr>
                <w:b/>
                <w:i/>
                <w:sz w:val="20"/>
                <w:lang w:val="es-ES"/>
              </w:rPr>
              <w:t>version</w:t>
            </w:r>
            <w:proofErr w:type="spellEnd"/>
            <w:r w:rsidRPr="00B95A02">
              <w:rPr>
                <w:b/>
                <w:i/>
                <w:sz w:val="20"/>
                <w:lang w:val="es-ES"/>
              </w:rPr>
              <w:t>:</w:t>
            </w:r>
            <w:r w:rsidR="009D030F" w:rsidRPr="00B95A02">
              <w:rPr>
                <w:rFonts w:asciiTheme="minorHAnsi" w:hAnsiTheme="minorHAnsi" w:cs="Helvetica"/>
                <w:b/>
                <w:sz w:val="18"/>
                <w:lang w:val="es-ES"/>
              </w:rPr>
              <w:t xml:space="preserve"> </w:t>
            </w:r>
          </w:p>
          <w:p w14:paraId="698C9711" w14:textId="03B4305D" w:rsidR="00FA0C34" w:rsidRPr="0023371A" w:rsidRDefault="0023371A" w:rsidP="00FA0C34">
            <w:pPr>
              <w:rPr>
                <w:bCs/>
                <w:i/>
                <w:sz w:val="20"/>
                <w:lang w:val="es-ES"/>
              </w:rPr>
            </w:pPr>
            <w:r w:rsidRPr="00D91A65">
              <w:rPr>
                <w:bCs/>
                <w:i/>
                <w:sz w:val="20"/>
                <w:lang w:val="es-ES"/>
              </w:rPr>
              <w:t xml:space="preserve">Para poder participar en este experimento, es muy importante que seas </w:t>
            </w:r>
            <w:r w:rsidRPr="00D91A65">
              <w:rPr>
                <w:b/>
                <w:bCs/>
                <w:i/>
                <w:sz w:val="20"/>
                <w:lang w:val="es-ES"/>
              </w:rPr>
              <w:t>muy bueno</w:t>
            </w:r>
            <w:r w:rsidRPr="00D91A65">
              <w:rPr>
                <w:bCs/>
                <w:i/>
                <w:sz w:val="20"/>
                <w:lang w:val="es-ES"/>
              </w:rPr>
              <w:t xml:space="preserve"> escribiendo con el teclado </w:t>
            </w:r>
            <w:proofErr w:type="gramStart"/>
            <w:r w:rsidRPr="00D91A65">
              <w:rPr>
                <w:bCs/>
                <w:i/>
                <w:sz w:val="20"/>
                <w:lang w:val="es-ES"/>
              </w:rPr>
              <w:t>( que</w:t>
            </w:r>
            <w:proofErr w:type="gramEnd"/>
            <w:r w:rsidRPr="00D91A65">
              <w:rPr>
                <w:bCs/>
                <w:i/>
                <w:sz w:val="20"/>
                <w:lang w:val="es-ES"/>
              </w:rPr>
              <w:t xml:space="preserve"> escribas rápido, idealmente utilizando todos los dedos o al menos la mayoría de ellos). Por eso, deberá realizar una prueba de mecanografía antes de inscribirte en el experimento. Tu rendimiento en la prueba de mecanografía determinará si puedes apuntarte y participar en el experimento principal.</w:t>
            </w:r>
          </w:p>
          <w:p w14:paraId="06EC045A" w14:textId="32B011C4" w:rsidR="00F648EF" w:rsidRDefault="00FA0C34" w:rsidP="002D5C9D">
            <w:pPr>
              <w:rPr>
                <w:b/>
                <w:i/>
                <w:sz w:val="20"/>
              </w:rPr>
            </w:pPr>
            <w:r w:rsidRPr="00E47E97">
              <w:rPr>
                <w:b/>
                <w:i/>
                <w:sz w:val="20"/>
                <w:highlight w:val="yellow"/>
              </w:rPr>
              <w:t xml:space="preserve">Basque version: </w:t>
            </w:r>
          </w:p>
          <w:p w14:paraId="1A1386D2" w14:textId="038EFE5C" w:rsidR="003906D3" w:rsidRPr="003906D3" w:rsidRDefault="003906D3" w:rsidP="002D5C9D">
            <w:pPr>
              <w:rPr>
                <w:bCs/>
                <w:i/>
                <w:sz w:val="20"/>
                <w:lang w:val="es-ES"/>
              </w:rPr>
            </w:pPr>
            <w:proofErr w:type="spellStart"/>
            <w:r w:rsidRPr="003906D3">
              <w:rPr>
                <w:bCs/>
                <w:i/>
                <w:sz w:val="20"/>
              </w:rPr>
              <w:t>Esperimentu</w:t>
            </w:r>
            <w:proofErr w:type="spellEnd"/>
            <w:r w:rsidRPr="003906D3">
              <w:rPr>
                <w:bCs/>
                <w:i/>
                <w:sz w:val="20"/>
              </w:rPr>
              <w:t xml:space="preserve"> </w:t>
            </w:r>
            <w:proofErr w:type="spellStart"/>
            <w:r w:rsidRPr="003906D3">
              <w:rPr>
                <w:bCs/>
                <w:i/>
                <w:sz w:val="20"/>
              </w:rPr>
              <w:t>honetan</w:t>
            </w:r>
            <w:proofErr w:type="spellEnd"/>
            <w:r w:rsidRPr="003906D3">
              <w:rPr>
                <w:bCs/>
                <w:i/>
                <w:sz w:val="20"/>
              </w:rPr>
              <w:t xml:space="preserve"> parte </w:t>
            </w:r>
            <w:proofErr w:type="spellStart"/>
            <w:r w:rsidRPr="003906D3">
              <w:rPr>
                <w:bCs/>
                <w:i/>
                <w:sz w:val="20"/>
              </w:rPr>
              <w:t>hartu</w:t>
            </w:r>
            <w:proofErr w:type="spellEnd"/>
            <w:r w:rsidRPr="003906D3">
              <w:rPr>
                <w:bCs/>
                <w:i/>
                <w:sz w:val="20"/>
              </w:rPr>
              <w:t xml:space="preserve"> </w:t>
            </w:r>
            <w:proofErr w:type="spellStart"/>
            <w:r w:rsidRPr="003906D3">
              <w:rPr>
                <w:bCs/>
                <w:i/>
                <w:sz w:val="20"/>
              </w:rPr>
              <w:t>ahal</w:t>
            </w:r>
            <w:proofErr w:type="spellEnd"/>
            <w:r w:rsidRPr="003906D3">
              <w:rPr>
                <w:bCs/>
                <w:i/>
                <w:sz w:val="20"/>
              </w:rPr>
              <w:t xml:space="preserve"> </w:t>
            </w:r>
            <w:proofErr w:type="spellStart"/>
            <w:r w:rsidRPr="003906D3">
              <w:rPr>
                <w:bCs/>
                <w:i/>
                <w:sz w:val="20"/>
              </w:rPr>
              <w:t>izateko</w:t>
            </w:r>
            <w:proofErr w:type="spellEnd"/>
            <w:r w:rsidRPr="003906D3">
              <w:rPr>
                <w:bCs/>
                <w:i/>
                <w:sz w:val="20"/>
              </w:rPr>
              <w:t xml:space="preserve">, </w:t>
            </w:r>
            <w:proofErr w:type="spellStart"/>
            <w:r w:rsidRPr="003906D3">
              <w:rPr>
                <w:bCs/>
                <w:i/>
                <w:sz w:val="20"/>
              </w:rPr>
              <w:t>oso</w:t>
            </w:r>
            <w:proofErr w:type="spellEnd"/>
            <w:r w:rsidRPr="003906D3">
              <w:rPr>
                <w:bCs/>
                <w:i/>
                <w:sz w:val="20"/>
              </w:rPr>
              <w:t xml:space="preserve"> </w:t>
            </w:r>
            <w:proofErr w:type="spellStart"/>
            <w:r w:rsidRPr="003906D3">
              <w:rPr>
                <w:bCs/>
                <w:i/>
                <w:sz w:val="20"/>
              </w:rPr>
              <w:t>garrantzitsua</w:t>
            </w:r>
            <w:proofErr w:type="spellEnd"/>
            <w:r w:rsidRPr="003906D3">
              <w:rPr>
                <w:bCs/>
                <w:i/>
                <w:sz w:val="20"/>
              </w:rPr>
              <w:t xml:space="preserve"> da </w:t>
            </w:r>
            <w:proofErr w:type="spellStart"/>
            <w:r w:rsidRPr="003906D3">
              <w:rPr>
                <w:b/>
                <w:bCs/>
                <w:i/>
                <w:sz w:val="20"/>
              </w:rPr>
              <w:t>oso</w:t>
            </w:r>
            <w:proofErr w:type="spellEnd"/>
            <w:r w:rsidRPr="003906D3">
              <w:rPr>
                <w:b/>
                <w:bCs/>
                <w:i/>
                <w:sz w:val="20"/>
              </w:rPr>
              <w:t xml:space="preserve"> </w:t>
            </w:r>
            <w:proofErr w:type="spellStart"/>
            <w:r w:rsidRPr="003906D3">
              <w:rPr>
                <w:b/>
                <w:bCs/>
                <w:i/>
                <w:sz w:val="20"/>
              </w:rPr>
              <w:t>trebea</w:t>
            </w:r>
            <w:proofErr w:type="spellEnd"/>
            <w:r w:rsidRPr="003906D3">
              <w:rPr>
                <w:bCs/>
                <w:i/>
                <w:sz w:val="20"/>
              </w:rPr>
              <w:t xml:space="preserve"> </w:t>
            </w:r>
            <w:proofErr w:type="spellStart"/>
            <w:r w:rsidRPr="003906D3">
              <w:rPr>
                <w:bCs/>
                <w:i/>
                <w:sz w:val="20"/>
              </w:rPr>
              <w:t>izatea</w:t>
            </w:r>
            <w:proofErr w:type="spellEnd"/>
            <w:r w:rsidRPr="003906D3">
              <w:rPr>
                <w:bCs/>
                <w:i/>
                <w:sz w:val="20"/>
              </w:rPr>
              <w:t xml:space="preserve"> </w:t>
            </w:r>
            <w:proofErr w:type="spellStart"/>
            <w:r>
              <w:rPr>
                <w:bCs/>
                <w:i/>
                <w:sz w:val="20"/>
              </w:rPr>
              <w:t>teklatuaren</w:t>
            </w:r>
            <w:proofErr w:type="spellEnd"/>
            <w:r>
              <w:rPr>
                <w:bCs/>
                <w:i/>
                <w:sz w:val="20"/>
              </w:rPr>
              <w:t xml:space="preserve"> </w:t>
            </w:r>
            <w:proofErr w:type="spellStart"/>
            <w:r>
              <w:rPr>
                <w:bCs/>
                <w:i/>
                <w:sz w:val="20"/>
              </w:rPr>
              <w:t>bidez</w:t>
            </w:r>
            <w:proofErr w:type="spellEnd"/>
            <w:r w:rsidRPr="003906D3">
              <w:rPr>
                <w:bCs/>
                <w:i/>
                <w:sz w:val="20"/>
              </w:rPr>
              <w:t xml:space="preserve"> </w:t>
            </w:r>
            <w:proofErr w:type="spellStart"/>
            <w:r w:rsidRPr="003906D3">
              <w:rPr>
                <w:bCs/>
                <w:i/>
                <w:sz w:val="20"/>
              </w:rPr>
              <w:t>idazten</w:t>
            </w:r>
            <w:proofErr w:type="spellEnd"/>
            <w:r w:rsidRPr="003906D3">
              <w:rPr>
                <w:bCs/>
                <w:i/>
                <w:sz w:val="20"/>
              </w:rPr>
              <w:t xml:space="preserve"> (</w:t>
            </w:r>
            <w:proofErr w:type="spellStart"/>
            <w:r w:rsidRPr="003906D3">
              <w:rPr>
                <w:bCs/>
                <w:i/>
                <w:sz w:val="20"/>
              </w:rPr>
              <w:t>azkar</w:t>
            </w:r>
            <w:proofErr w:type="spellEnd"/>
            <w:r w:rsidRPr="003906D3">
              <w:rPr>
                <w:bCs/>
                <w:i/>
                <w:sz w:val="20"/>
              </w:rPr>
              <w:t xml:space="preserve"> </w:t>
            </w:r>
            <w:proofErr w:type="spellStart"/>
            <w:r w:rsidRPr="003906D3">
              <w:rPr>
                <w:bCs/>
                <w:i/>
                <w:sz w:val="20"/>
              </w:rPr>
              <w:t>idaztea</w:t>
            </w:r>
            <w:proofErr w:type="spellEnd"/>
            <w:r w:rsidRPr="003906D3">
              <w:rPr>
                <w:bCs/>
                <w:i/>
                <w:sz w:val="20"/>
              </w:rPr>
              <w:t xml:space="preserve">, </w:t>
            </w:r>
            <w:proofErr w:type="spellStart"/>
            <w:r w:rsidRPr="003906D3">
              <w:rPr>
                <w:bCs/>
                <w:i/>
                <w:sz w:val="20"/>
              </w:rPr>
              <w:t>hatz</w:t>
            </w:r>
            <w:proofErr w:type="spellEnd"/>
            <w:r w:rsidRPr="003906D3">
              <w:rPr>
                <w:bCs/>
                <w:i/>
                <w:sz w:val="20"/>
              </w:rPr>
              <w:t xml:space="preserve"> </w:t>
            </w:r>
            <w:proofErr w:type="spellStart"/>
            <w:r w:rsidRPr="003906D3">
              <w:rPr>
                <w:bCs/>
                <w:i/>
                <w:sz w:val="20"/>
              </w:rPr>
              <w:t>guztiak</w:t>
            </w:r>
            <w:proofErr w:type="spellEnd"/>
            <w:r w:rsidRPr="003906D3">
              <w:rPr>
                <w:bCs/>
                <w:i/>
                <w:sz w:val="20"/>
              </w:rPr>
              <w:t xml:space="preserve"> </w:t>
            </w:r>
            <w:proofErr w:type="spellStart"/>
            <w:r w:rsidRPr="003906D3">
              <w:rPr>
                <w:bCs/>
                <w:i/>
                <w:sz w:val="20"/>
              </w:rPr>
              <w:t>edo</w:t>
            </w:r>
            <w:proofErr w:type="spellEnd"/>
            <w:r w:rsidRPr="003906D3">
              <w:rPr>
                <w:bCs/>
                <w:i/>
                <w:sz w:val="20"/>
              </w:rPr>
              <w:t xml:space="preserve">, </w:t>
            </w:r>
            <w:proofErr w:type="spellStart"/>
            <w:r w:rsidRPr="003906D3">
              <w:rPr>
                <w:bCs/>
                <w:i/>
                <w:sz w:val="20"/>
              </w:rPr>
              <w:t>behintzat</w:t>
            </w:r>
            <w:proofErr w:type="spellEnd"/>
            <w:r w:rsidRPr="003906D3">
              <w:rPr>
                <w:bCs/>
                <w:i/>
                <w:sz w:val="20"/>
              </w:rPr>
              <w:t xml:space="preserve">, </w:t>
            </w:r>
            <w:proofErr w:type="spellStart"/>
            <w:r w:rsidRPr="003906D3">
              <w:rPr>
                <w:bCs/>
                <w:i/>
                <w:sz w:val="20"/>
              </w:rPr>
              <w:t>gehienak</w:t>
            </w:r>
            <w:proofErr w:type="spellEnd"/>
            <w:r w:rsidRPr="003906D3">
              <w:rPr>
                <w:bCs/>
                <w:i/>
                <w:sz w:val="20"/>
              </w:rPr>
              <w:t xml:space="preserve"> </w:t>
            </w:r>
            <w:proofErr w:type="spellStart"/>
            <w:r w:rsidRPr="003906D3">
              <w:rPr>
                <w:bCs/>
                <w:i/>
                <w:sz w:val="20"/>
              </w:rPr>
              <w:t>erabiliz</w:t>
            </w:r>
            <w:proofErr w:type="spellEnd"/>
            <w:r w:rsidRPr="003906D3">
              <w:rPr>
                <w:bCs/>
                <w:i/>
                <w:sz w:val="20"/>
              </w:rPr>
              <w:t xml:space="preserve">). </w:t>
            </w:r>
            <w:proofErr w:type="spellStart"/>
            <w:r w:rsidRPr="003906D3">
              <w:rPr>
                <w:bCs/>
                <w:i/>
                <w:sz w:val="20"/>
                <w:lang w:val="es-ES"/>
              </w:rPr>
              <w:t>Horregatik</w:t>
            </w:r>
            <w:proofErr w:type="spellEnd"/>
            <w:r w:rsidRPr="003906D3">
              <w:rPr>
                <w:bCs/>
                <w:i/>
                <w:sz w:val="20"/>
                <w:lang w:val="es-ES"/>
              </w:rPr>
              <w:t xml:space="preserve">, </w:t>
            </w:r>
            <w:proofErr w:type="spellStart"/>
            <w:r w:rsidRPr="003906D3">
              <w:rPr>
                <w:bCs/>
                <w:i/>
                <w:sz w:val="20"/>
                <w:lang w:val="es-ES"/>
              </w:rPr>
              <w:t>esperimentuan</w:t>
            </w:r>
            <w:proofErr w:type="spellEnd"/>
            <w:r w:rsidRPr="003906D3">
              <w:rPr>
                <w:bCs/>
                <w:i/>
                <w:sz w:val="20"/>
                <w:lang w:val="es-ES"/>
              </w:rPr>
              <w:t xml:space="preserve"> </w:t>
            </w:r>
            <w:proofErr w:type="spellStart"/>
            <w:r w:rsidRPr="003906D3">
              <w:rPr>
                <w:bCs/>
                <w:i/>
                <w:sz w:val="20"/>
                <w:lang w:val="es-ES"/>
              </w:rPr>
              <w:t>izena</w:t>
            </w:r>
            <w:proofErr w:type="spellEnd"/>
            <w:r w:rsidRPr="003906D3">
              <w:rPr>
                <w:bCs/>
                <w:i/>
                <w:sz w:val="20"/>
                <w:lang w:val="es-ES"/>
              </w:rPr>
              <w:t xml:space="preserve"> </w:t>
            </w:r>
            <w:proofErr w:type="spellStart"/>
            <w:r w:rsidRPr="003906D3">
              <w:rPr>
                <w:bCs/>
                <w:i/>
                <w:sz w:val="20"/>
                <w:lang w:val="es-ES"/>
              </w:rPr>
              <w:t>eman</w:t>
            </w:r>
            <w:proofErr w:type="spellEnd"/>
            <w:r w:rsidRPr="003906D3">
              <w:rPr>
                <w:bCs/>
                <w:i/>
                <w:sz w:val="20"/>
                <w:lang w:val="es-ES"/>
              </w:rPr>
              <w:t xml:space="preserve"> </w:t>
            </w:r>
            <w:proofErr w:type="spellStart"/>
            <w:r w:rsidRPr="003906D3">
              <w:rPr>
                <w:bCs/>
                <w:i/>
                <w:sz w:val="20"/>
                <w:lang w:val="es-ES"/>
              </w:rPr>
              <w:t>aurretik</w:t>
            </w:r>
            <w:proofErr w:type="spellEnd"/>
            <w:r w:rsidRPr="003906D3">
              <w:rPr>
                <w:bCs/>
                <w:i/>
                <w:sz w:val="20"/>
                <w:lang w:val="es-ES"/>
              </w:rPr>
              <w:t xml:space="preserve"> </w:t>
            </w:r>
            <w:proofErr w:type="spellStart"/>
            <w:r w:rsidRPr="003906D3">
              <w:rPr>
                <w:bCs/>
                <w:i/>
                <w:sz w:val="20"/>
                <w:lang w:val="es-ES"/>
              </w:rPr>
              <w:t>mekanografia-proba</w:t>
            </w:r>
            <w:proofErr w:type="spellEnd"/>
            <w:r w:rsidRPr="003906D3">
              <w:rPr>
                <w:bCs/>
                <w:i/>
                <w:sz w:val="20"/>
                <w:lang w:val="es-ES"/>
              </w:rPr>
              <w:t xml:space="preserve"> bat </w:t>
            </w:r>
            <w:proofErr w:type="spellStart"/>
            <w:r w:rsidRPr="003906D3">
              <w:rPr>
                <w:bCs/>
                <w:i/>
                <w:sz w:val="20"/>
                <w:lang w:val="es-ES"/>
              </w:rPr>
              <w:t>egin</w:t>
            </w:r>
            <w:proofErr w:type="spellEnd"/>
            <w:r w:rsidRPr="003906D3">
              <w:rPr>
                <w:bCs/>
                <w:i/>
                <w:sz w:val="20"/>
                <w:lang w:val="es-ES"/>
              </w:rPr>
              <w:t xml:space="preserve"> </w:t>
            </w:r>
            <w:proofErr w:type="spellStart"/>
            <w:r w:rsidRPr="003906D3">
              <w:rPr>
                <w:bCs/>
                <w:i/>
                <w:sz w:val="20"/>
                <w:lang w:val="es-ES"/>
              </w:rPr>
              <w:t>be</w:t>
            </w:r>
            <w:r>
              <w:rPr>
                <w:bCs/>
                <w:i/>
                <w:sz w:val="20"/>
                <w:lang w:val="es-ES"/>
              </w:rPr>
              <w:t>harko</w:t>
            </w:r>
            <w:proofErr w:type="spellEnd"/>
            <w:r>
              <w:rPr>
                <w:bCs/>
                <w:i/>
                <w:sz w:val="20"/>
                <w:lang w:val="es-ES"/>
              </w:rPr>
              <w:t xml:space="preserve"> </w:t>
            </w:r>
            <w:proofErr w:type="spellStart"/>
            <w:r>
              <w:rPr>
                <w:bCs/>
                <w:i/>
                <w:sz w:val="20"/>
                <w:lang w:val="es-ES"/>
              </w:rPr>
              <w:t>duzu</w:t>
            </w:r>
            <w:proofErr w:type="spellEnd"/>
            <w:r>
              <w:rPr>
                <w:bCs/>
                <w:i/>
                <w:sz w:val="20"/>
                <w:lang w:val="es-ES"/>
              </w:rPr>
              <w:t xml:space="preserve">. </w:t>
            </w:r>
            <w:proofErr w:type="spellStart"/>
            <w:r>
              <w:rPr>
                <w:bCs/>
                <w:i/>
                <w:sz w:val="20"/>
                <w:lang w:val="es-ES"/>
              </w:rPr>
              <w:t>Mekanografia-proban</w:t>
            </w:r>
            <w:proofErr w:type="spellEnd"/>
            <w:r>
              <w:rPr>
                <w:bCs/>
                <w:i/>
                <w:sz w:val="20"/>
                <w:lang w:val="es-ES"/>
              </w:rPr>
              <w:t xml:space="preserve"> </w:t>
            </w:r>
            <w:proofErr w:type="spellStart"/>
            <w:r>
              <w:rPr>
                <w:bCs/>
                <w:i/>
                <w:sz w:val="20"/>
                <w:lang w:val="es-ES"/>
              </w:rPr>
              <w:t>ateratako</w:t>
            </w:r>
            <w:proofErr w:type="spellEnd"/>
            <w:r>
              <w:rPr>
                <w:bCs/>
                <w:i/>
                <w:sz w:val="20"/>
                <w:lang w:val="es-ES"/>
              </w:rPr>
              <w:t xml:space="preserve"> </w:t>
            </w:r>
            <w:proofErr w:type="spellStart"/>
            <w:r>
              <w:rPr>
                <w:bCs/>
                <w:i/>
                <w:sz w:val="20"/>
                <w:lang w:val="es-ES"/>
              </w:rPr>
              <w:t>emaitzen</w:t>
            </w:r>
            <w:proofErr w:type="spellEnd"/>
            <w:r>
              <w:rPr>
                <w:bCs/>
                <w:i/>
                <w:sz w:val="20"/>
                <w:lang w:val="es-ES"/>
              </w:rPr>
              <w:t xml:space="preserve"> </w:t>
            </w:r>
            <w:proofErr w:type="spellStart"/>
            <w:r>
              <w:rPr>
                <w:bCs/>
                <w:i/>
                <w:sz w:val="20"/>
                <w:lang w:val="es-ES"/>
              </w:rPr>
              <w:t>arabera</w:t>
            </w:r>
            <w:proofErr w:type="spellEnd"/>
            <w:r>
              <w:rPr>
                <w:bCs/>
                <w:i/>
                <w:sz w:val="20"/>
                <w:lang w:val="es-ES"/>
              </w:rPr>
              <w:t xml:space="preserve"> </w:t>
            </w:r>
            <w:proofErr w:type="spellStart"/>
            <w:r>
              <w:rPr>
                <w:bCs/>
                <w:i/>
                <w:sz w:val="20"/>
                <w:lang w:val="es-ES"/>
              </w:rPr>
              <w:t>jakingo</w:t>
            </w:r>
            <w:proofErr w:type="spellEnd"/>
            <w:r>
              <w:rPr>
                <w:bCs/>
                <w:i/>
                <w:sz w:val="20"/>
                <w:lang w:val="es-ES"/>
              </w:rPr>
              <w:t xml:space="preserve"> </w:t>
            </w:r>
            <w:proofErr w:type="spellStart"/>
            <w:r>
              <w:rPr>
                <w:bCs/>
                <w:i/>
                <w:sz w:val="20"/>
                <w:lang w:val="es-ES"/>
              </w:rPr>
              <w:t>dugu</w:t>
            </w:r>
            <w:proofErr w:type="spellEnd"/>
            <w:r>
              <w:rPr>
                <w:bCs/>
                <w:i/>
                <w:sz w:val="20"/>
                <w:lang w:val="es-ES"/>
              </w:rPr>
              <w:t xml:space="preserve"> </w:t>
            </w:r>
            <w:proofErr w:type="spellStart"/>
            <w:r w:rsidRPr="003906D3">
              <w:rPr>
                <w:bCs/>
                <w:i/>
                <w:sz w:val="20"/>
                <w:lang w:val="es-ES"/>
              </w:rPr>
              <w:t>esperimentu</w:t>
            </w:r>
            <w:proofErr w:type="spellEnd"/>
            <w:r w:rsidRPr="003906D3">
              <w:rPr>
                <w:bCs/>
                <w:i/>
                <w:sz w:val="20"/>
                <w:lang w:val="es-ES"/>
              </w:rPr>
              <w:t xml:space="preserve"> </w:t>
            </w:r>
            <w:proofErr w:type="spellStart"/>
            <w:r w:rsidRPr="003906D3">
              <w:rPr>
                <w:bCs/>
                <w:i/>
                <w:sz w:val="20"/>
                <w:lang w:val="es-ES"/>
              </w:rPr>
              <w:t>nagusian</w:t>
            </w:r>
            <w:proofErr w:type="spellEnd"/>
            <w:r w:rsidRPr="003906D3">
              <w:rPr>
                <w:bCs/>
                <w:i/>
                <w:sz w:val="20"/>
                <w:lang w:val="es-ES"/>
              </w:rPr>
              <w:t xml:space="preserve"> </w:t>
            </w:r>
            <w:proofErr w:type="spellStart"/>
            <w:r w:rsidRPr="003906D3">
              <w:rPr>
                <w:bCs/>
                <w:i/>
                <w:sz w:val="20"/>
                <w:lang w:val="es-ES"/>
              </w:rPr>
              <w:t>izena</w:t>
            </w:r>
            <w:proofErr w:type="spellEnd"/>
            <w:r w:rsidRPr="003906D3">
              <w:rPr>
                <w:bCs/>
                <w:i/>
                <w:sz w:val="20"/>
                <w:lang w:val="es-ES"/>
              </w:rPr>
              <w:t xml:space="preserve"> </w:t>
            </w:r>
            <w:proofErr w:type="spellStart"/>
            <w:r w:rsidRPr="003906D3">
              <w:rPr>
                <w:bCs/>
                <w:i/>
                <w:sz w:val="20"/>
                <w:lang w:val="es-ES"/>
              </w:rPr>
              <w:t>eman</w:t>
            </w:r>
            <w:proofErr w:type="spellEnd"/>
            <w:r w:rsidRPr="003906D3">
              <w:rPr>
                <w:bCs/>
                <w:i/>
                <w:sz w:val="20"/>
                <w:lang w:val="es-ES"/>
              </w:rPr>
              <w:t xml:space="preserve"> eta parte </w:t>
            </w:r>
            <w:proofErr w:type="spellStart"/>
            <w:r w:rsidRPr="003906D3">
              <w:rPr>
                <w:bCs/>
                <w:i/>
                <w:sz w:val="20"/>
                <w:lang w:val="es-ES"/>
              </w:rPr>
              <w:t>har</w:t>
            </w:r>
            <w:proofErr w:type="spellEnd"/>
            <w:r w:rsidRPr="003906D3">
              <w:rPr>
                <w:bCs/>
                <w:i/>
                <w:sz w:val="20"/>
                <w:lang w:val="es-ES"/>
              </w:rPr>
              <w:t xml:space="preserve"> </w:t>
            </w:r>
            <w:proofErr w:type="spellStart"/>
            <w:r w:rsidRPr="003906D3">
              <w:rPr>
                <w:bCs/>
                <w:i/>
                <w:sz w:val="20"/>
                <w:lang w:val="es-ES"/>
              </w:rPr>
              <w:t>dezakezun</w:t>
            </w:r>
            <w:proofErr w:type="spellEnd"/>
            <w:r w:rsidRPr="003906D3">
              <w:rPr>
                <w:bCs/>
                <w:i/>
                <w:sz w:val="20"/>
                <w:lang w:val="es-ES"/>
              </w:rPr>
              <w:t>.</w:t>
            </w:r>
          </w:p>
          <w:p w14:paraId="7FD37D20" w14:textId="77777777" w:rsidR="008A0C31" w:rsidRPr="003906D3" w:rsidRDefault="008A0C31" w:rsidP="002D5C9D">
            <w:pPr>
              <w:rPr>
                <w:rFonts w:asciiTheme="minorHAnsi" w:hAnsiTheme="minorHAnsi"/>
                <w:b/>
                <w:sz w:val="18"/>
                <w:lang w:val="es-ES"/>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lastRenderedPageBreak/>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lastRenderedPageBreak/>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 xml:space="preserve">General </w:t>
            </w:r>
            <w:proofErr w:type="spellStart"/>
            <w:r w:rsidRPr="00C73CFE">
              <w:rPr>
                <w:b/>
                <w:bCs/>
                <w:i/>
                <w:iCs/>
                <w:sz w:val="20"/>
                <w:szCs w:val="20"/>
                <w:lang w:val="es-ES"/>
              </w:rPr>
              <w:t>Instructions</w:t>
            </w:r>
            <w:proofErr w:type="spellEnd"/>
            <w:r w:rsidRPr="00C73CFE">
              <w:rPr>
                <w:b/>
                <w:bCs/>
                <w:i/>
                <w:iCs/>
                <w:sz w:val="20"/>
                <w:szCs w:val="20"/>
                <w:lang w:val="es-ES"/>
              </w:rPr>
              <w:t>:</w:t>
            </w:r>
          </w:p>
          <w:p w14:paraId="5BA3C2DB" w14:textId="77777777" w:rsidR="002717CB" w:rsidRPr="00C73CFE" w:rsidRDefault="002717CB" w:rsidP="002717CB">
            <w:pPr>
              <w:rPr>
                <w:i/>
                <w:iCs/>
                <w:sz w:val="20"/>
                <w:szCs w:val="20"/>
                <w:u w:val="single"/>
                <w:lang w:val="es-ES"/>
              </w:rPr>
            </w:pPr>
            <w:proofErr w:type="spellStart"/>
            <w:r w:rsidRPr="00C73CFE">
              <w:rPr>
                <w:i/>
                <w:iCs/>
                <w:sz w:val="20"/>
                <w:szCs w:val="20"/>
                <w:u w:val="single"/>
                <w:lang w:val="es-ES"/>
              </w:rPr>
              <w:t>Screen</w:t>
            </w:r>
            <w:proofErr w:type="spellEnd"/>
            <w:r w:rsidRPr="00C73CFE">
              <w:rPr>
                <w:i/>
                <w:iCs/>
                <w:sz w:val="20"/>
                <w:szCs w:val="20"/>
                <w:u w:val="single"/>
                <w:lang w:val="es-ES"/>
              </w:rPr>
              <w:t xml:space="preserve">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proofErr w:type="spellStart"/>
            <w:r w:rsidRPr="00AE6EC9">
              <w:rPr>
                <w:b/>
                <w:i/>
                <w:sz w:val="20"/>
                <w:szCs w:val="20"/>
                <w:lang w:val="es-ES"/>
              </w:rPr>
              <w:t>Practice</w:t>
            </w:r>
            <w:proofErr w:type="spellEnd"/>
            <w:r w:rsidRPr="00AE6EC9">
              <w:rPr>
                <w:b/>
                <w:i/>
                <w:sz w:val="20"/>
                <w:szCs w:val="20"/>
                <w:lang w:val="es-ES"/>
              </w:rPr>
              <w:t xml:space="preserve"> </w:t>
            </w:r>
            <w:proofErr w:type="spellStart"/>
            <w:r w:rsidRPr="00AE6EC9">
              <w:rPr>
                <w:b/>
                <w:i/>
                <w:sz w:val="20"/>
                <w:szCs w:val="20"/>
                <w:lang w:val="es-ES"/>
              </w:rPr>
              <w:t>colour-cue</w:t>
            </w:r>
            <w:proofErr w:type="spellEnd"/>
            <w:r w:rsidRPr="00AE6EC9">
              <w:rPr>
                <w:b/>
                <w:i/>
                <w:sz w:val="20"/>
                <w:szCs w:val="20"/>
                <w:lang w:val="es-ES"/>
              </w:rPr>
              <w:t xml:space="preserve"> </w:t>
            </w:r>
            <w:proofErr w:type="spellStart"/>
            <w:r w:rsidRPr="00AE6EC9">
              <w:rPr>
                <w:b/>
                <w:i/>
                <w:sz w:val="20"/>
                <w:szCs w:val="20"/>
                <w:lang w:val="es-ES"/>
              </w:rPr>
              <w:t>feedback</w:t>
            </w:r>
            <w:proofErr w:type="spellEnd"/>
            <w:r w:rsidRPr="00AE6EC9">
              <w:rPr>
                <w:b/>
                <w:i/>
                <w:sz w:val="20"/>
                <w:szCs w:val="20"/>
                <w:lang w:val="es-ES"/>
              </w:rPr>
              <w:t>:</w:t>
            </w:r>
          </w:p>
          <w:p w14:paraId="17D23842" w14:textId="77777777" w:rsidR="002717CB" w:rsidRPr="00AE6EC9" w:rsidRDefault="002717CB" w:rsidP="002717CB">
            <w:pPr>
              <w:rPr>
                <w:i/>
                <w:iCs/>
                <w:sz w:val="20"/>
                <w:szCs w:val="20"/>
                <w:lang w:val="es-ES"/>
              </w:rPr>
            </w:pPr>
            <w:r w:rsidRPr="00AE6EC9">
              <w:rPr>
                <w:i/>
                <w:iCs/>
                <w:sz w:val="20"/>
                <w:szCs w:val="20"/>
                <w:lang w:val="es-ES"/>
              </w:rPr>
              <w:lastRenderedPageBreak/>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 xml:space="preserve">Experimental </w:t>
            </w:r>
            <w:proofErr w:type="spellStart"/>
            <w:r w:rsidRPr="00280AC4">
              <w:rPr>
                <w:b/>
                <w:i/>
                <w:sz w:val="20"/>
                <w:szCs w:val="20"/>
                <w:lang w:val="es-ES"/>
              </w:rPr>
              <w:t>task</w:t>
            </w:r>
            <w:proofErr w:type="spellEnd"/>
            <w:r w:rsidRPr="00280AC4">
              <w:rPr>
                <w:b/>
                <w:i/>
                <w:sz w:val="20"/>
                <w:szCs w:val="20"/>
                <w:lang w:val="es-ES"/>
              </w:rPr>
              <w:t>:</w:t>
            </w:r>
          </w:p>
          <w:p w14:paraId="4D5D3FA8" w14:textId="77777777" w:rsidR="002717CB" w:rsidRPr="00280AC4" w:rsidRDefault="002717CB" w:rsidP="002717CB">
            <w:pPr>
              <w:rPr>
                <w:i/>
                <w:iCs/>
                <w:sz w:val="20"/>
                <w:szCs w:val="20"/>
                <w:u w:val="single"/>
                <w:lang w:val="es-ES"/>
              </w:rPr>
            </w:pPr>
            <w:proofErr w:type="spellStart"/>
            <w:r w:rsidRPr="00280AC4">
              <w:rPr>
                <w:i/>
                <w:iCs/>
                <w:sz w:val="20"/>
                <w:szCs w:val="20"/>
                <w:u w:val="single"/>
                <w:lang w:val="es-ES"/>
              </w:rPr>
              <w:t>Screen</w:t>
            </w:r>
            <w:proofErr w:type="spellEnd"/>
            <w:r w:rsidRPr="00280AC4">
              <w:rPr>
                <w:i/>
                <w:iCs/>
                <w:sz w:val="20"/>
                <w:szCs w:val="20"/>
                <w:u w:val="single"/>
                <w:lang w:val="es-ES"/>
              </w:rPr>
              <w:t xml:space="preserve">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proofErr w:type="spellStart"/>
            <w:r w:rsidRPr="000449A6">
              <w:rPr>
                <w:i/>
                <w:iCs/>
                <w:sz w:val="20"/>
                <w:szCs w:val="20"/>
                <w:u w:val="single"/>
                <w:lang w:val="es-ES"/>
              </w:rPr>
              <w:t>Screen</w:t>
            </w:r>
            <w:proofErr w:type="spellEnd"/>
            <w:r w:rsidRPr="000449A6">
              <w:rPr>
                <w:i/>
                <w:iCs/>
                <w:sz w:val="20"/>
                <w:szCs w:val="20"/>
                <w:u w:val="single"/>
                <w:lang w:val="es-ES"/>
              </w:rPr>
              <w:t xml:space="preserve">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01122B">
              <w:rPr>
                <w:b/>
                <w:highlight w:val="yellow"/>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49B04DCD" w:rsidR="009D030F" w:rsidRPr="003A47DD" w:rsidRDefault="00B401C7" w:rsidP="009D030F">
            <w:pPr>
              <w:rPr>
                <w:rFonts w:asciiTheme="minorHAnsi" w:hAnsiTheme="minorHAnsi"/>
                <w:b/>
                <w:sz w:val="18"/>
              </w:rPr>
            </w:pPr>
            <w:r w:rsidRPr="003A47DD">
              <w:rPr>
                <w:b/>
                <w:i/>
                <w:sz w:val="20"/>
              </w:rPr>
              <w:t xml:space="preserve">English version: </w:t>
            </w:r>
          </w:p>
          <w:p w14:paraId="0BC3B98B" w14:textId="2C5A9811" w:rsidR="00B401C7" w:rsidRPr="002717CB" w:rsidRDefault="002717CB" w:rsidP="002717CB">
            <w:pPr>
              <w:rPr>
                <w:bCs/>
                <w:i/>
                <w:sz w:val="20"/>
              </w:rPr>
            </w:pPr>
            <w:r>
              <w:rPr>
                <w:bCs/>
                <w:i/>
                <w:sz w:val="20"/>
              </w:rPr>
              <w:lastRenderedPageBreak/>
              <w:t xml:space="preserve">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w:t>
            </w:r>
            <w:r w:rsidR="00CB595B">
              <w:rPr>
                <w:bCs/>
                <w:i/>
                <w:sz w:val="20"/>
              </w:rPr>
              <w:t xml:space="preserve">when we speak </w:t>
            </w:r>
            <w:r>
              <w:rPr>
                <w:bCs/>
                <w:i/>
                <w:sz w:val="20"/>
              </w:rPr>
              <w:t>is as important and takes places as strongly as activating the sounds of a word when we type.</w:t>
            </w:r>
          </w:p>
          <w:p w14:paraId="51B8D031" w14:textId="223A6EDC" w:rsidR="009D030F" w:rsidRPr="00B95A02" w:rsidRDefault="0007520F" w:rsidP="009D030F">
            <w:pPr>
              <w:rPr>
                <w:rFonts w:asciiTheme="minorHAnsi" w:hAnsiTheme="minorHAnsi" w:cs="Helvetica"/>
                <w:b/>
                <w:sz w:val="18"/>
                <w:lang w:val="es-ES"/>
              </w:rPr>
            </w:pPr>
            <w:proofErr w:type="spellStart"/>
            <w:r w:rsidRPr="00B95A02">
              <w:rPr>
                <w:b/>
                <w:i/>
                <w:sz w:val="20"/>
                <w:lang w:val="es-ES"/>
              </w:rPr>
              <w:t>Spanish</w:t>
            </w:r>
            <w:proofErr w:type="spellEnd"/>
            <w:r w:rsidRPr="00B95A02">
              <w:rPr>
                <w:b/>
                <w:i/>
                <w:sz w:val="20"/>
                <w:lang w:val="es-ES"/>
              </w:rPr>
              <w:t xml:space="preserve"> </w:t>
            </w:r>
            <w:proofErr w:type="spellStart"/>
            <w:r w:rsidRPr="00B95A02">
              <w:rPr>
                <w:b/>
                <w:i/>
                <w:sz w:val="20"/>
                <w:lang w:val="es-ES"/>
              </w:rPr>
              <w:t>version</w:t>
            </w:r>
            <w:proofErr w:type="spellEnd"/>
            <w:r w:rsidRPr="00B95A02">
              <w:rPr>
                <w:b/>
                <w:i/>
                <w:sz w:val="20"/>
                <w:lang w:val="es-ES"/>
              </w:rPr>
              <w:t>:</w:t>
            </w:r>
            <w:r w:rsidR="009D030F" w:rsidRPr="00B95A02">
              <w:rPr>
                <w:rFonts w:asciiTheme="minorHAnsi" w:hAnsiTheme="minorHAnsi" w:cs="Helvetica"/>
                <w:b/>
                <w:sz w:val="18"/>
                <w:lang w:val="es-ES"/>
              </w:rPr>
              <w:t xml:space="preserve"> </w:t>
            </w:r>
          </w:p>
          <w:p w14:paraId="332CF3D2" w14:textId="6906EC9E" w:rsidR="0007520F" w:rsidRPr="005E7977" w:rsidRDefault="005E7977" w:rsidP="0007520F">
            <w:pPr>
              <w:rPr>
                <w:bCs/>
                <w:i/>
                <w:sz w:val="20"/>
                <w:lang w:val="es-ES"/>
              </w:rPr>
            </w:pPr>
            <w:r w:rsidRPr="00D91A65">
              <w:rPr>
                <w:bCs/>
                <w:i/>
                <w:sz w:val="20"/>
                <w:lang w:val="es-ES"/>
              </w:rPr>
              <w:t xml:space="preserve">En este experimento nos interesa la relación entre hablar y teclear. Más concretamente, cuando hablamos y tecleamos tenemos que activar el significado de la palabra que queremos producir. También necesitamos activar los sonidos y las letras que componen esta palabra. Se ha demostrado que, tanto cuando hablamos como cuando tecleamos, necesitamos tanto los sonidos de la palabra como sus letras, pero en distinta medida. </w:t>
            </w:r>
            <w:r w:rsidRPr="00131407">
              <w:rPr>
                <w:bCs/>
                <w:i/>
                <w:sz w:val="20"/>
                <w:lang w:val="es-ES"/>
              </w:rPr>
              <w:t>Con este experimento queremos analizar si la activación de la ortografía de una palabra es tan importante y tiene lugar con la misma intensidad que la activación de los sonidos de una palabra cuando tecleamos.</w:t>
            </w:r>
          </w:p>
          <w:p w14:paraId="07472886" w14:textId="6B28B359" w:rsidR="009D030F" w:rsidRDefault="0007520F" w:rsidP="009D030F">
            <w:pPr>
              <w:rPr>
                <w:rFonts w:asciiTheme="minorHAnsi" w:hAnsiTheme="minorHAnsi"/>
                <w:b/>
                <w:sz w:val="18"/>
              </w:rPr>
            </w:pPr>
            <w:r w:rsidRPr="00E47E97">
              <w:rPr>
                <w:b/>
                <w:i/>
                <w:highlight w:val="yellow"/>
              </w:rPr>
              <w:t>Basque version</w:t>
            </w:r>
            <w:r w:rsidR="005E7977">
              <w:rPr>
                <w:b/>
                <w:i/>
              </w:rPr>
              <w:t>:</w:t>
            </w:r>
            <w:r w:rsidR="009D030F" w:rsidRPr="003A47DD">
              <w:rPr>
                <w:rFonts w:asciiTheme="minorHAnsi" w:hAnsiTheme="minorHAnsi"/>
                <w:b/>
                <w:sz w:val="18"/>
              </w:rPr>
              <w:t xml:space="preserve">   </w:t>
            </w:r>
          </w:p>
          <w:p w14:paraId="44D5F548" w14:textId="5DDA72B4" w:rsidR="003906D3" w:rsidRPr="00890540" w:rsidRDefault="003906D3" w:rsidP="009D030F">
            <w:pPr>
              <w:rPr>
                <w:bCs/>
                <w:i/>
                <w:sz w:val="20"/>
              </w:rPr>
            </w:pPr>
            <w:proofErr w:type="spellStart"/>
            <w:r w:rsidRPr="00890540">
              <w:rPr>
                <w:bCs/>
                <w:i/>
                <w:sz w:val="20"/>
              </w:rPr>
              <w:t>Esperimentu</w:t>
            </w:r>
            <w:proofErr w:type="spellEnd"/>
            <w:r w:rsidRPr="00890540">
              <w:rPr>
                <w:bCs/>
                <w:i/>
                <w:sz w:val="20"/>
              </w:rPr>
              <w:t xml:space="preserve"> </w:t>
            </w:r>
            <w:proofErr w:type="spellStart"/>
            <w:r w:rsidRPr="00890540">
              <w:rPr>
                <w:bCs/>
                <w:i/>
                <w:sz w:val="20"/>
              </w:rPr>
              <w:t>honen</w:t>
            </w:r>
            <w:proofErr w:type="spellEnd"/>
            <w:r w:rsidRPr="00890540">
              <w:rPr>
                <w:bCs/>
                <w:i/>
                <w:sz w:val="20"/>
              </w:rPr>
              <w:t xml:space="preserve"> </w:t>
            </w:r>
            <w:proofErr w:type="spellStart"/>
            <w:r w:rsidRPr="00890540">
              <w:rPr>
                <w:bCs/>
                <w:i/>
                <w:sz w:val="20"/>
              </w:rPr>
              <w:t>helburua</w:t>
            </w:r>
            <w:proofErr w:type="spellEnd"/>
            <w:r w:rsidRPr="00890540">
              <w:rPr>
                <w:bCs/>
                <w:i/>
                <w:sz w:val="20"/>
              </w:rPr>
              <w:t xml:space="preserve"> </w:t>
            </w:r>
            <w:proofErr w:type="spellStart"/>
            <w:r w:rsidRPr="00890540">
              <w:rPr>
                <w:bCs/>
                <w:i/>
                <w:sz w:val="20"/>
              </w:rPr>
              <w:t>hitz</w:t>
            </w:r>
            <w:proofErr w:type="spellEnd"/>
            <w:r w:rsidRPr="00890540">
              <w:rPr>
                <w:bCs/>
                <w:i/>
                <w:sz w:val="20"/>
              </w:rPr>
              <w:t xml:space="preserve"> </w:t>
            </w:r>
            <w:proofErr w:type="spellStart"/>
            <w:r w:rsidRPr="00890540">
              <w:rPr>
                <w:bCs/>
                <w:i/>
                <w:sz w:val="20"/>
              </w:rPr>
              <w:t>egitearen</w:t>
            </w:r>
            <w:proofErr w:type="spellEnd"/>
            <w:r w:rsidRPr="00890540">
              <w:rPr>
                <w:bCs/>
                <w:i/>
                <w:sz w:val="20"/>
              </w:rPr>
              <w:t xml:space="preserve"> eta </w:t>
            </w:r>
            <w:proofErr w:type="spellStart"/>
            <w:r w:rsidRPr="00890540">
              <w:rPr>
                <w:bCs/>
                <w:i/>
                <w:sz w:val="20"/>
              </w:rPr>
              <w:t>teklatuaren</w:t>
            </w:r>
            <w:proofErr w:type="spellEnd"/>
            <w:r w:rsidRPr="00890540">
              <w:rPr>
                <w:bCs/>
                <w:i/>
                <w:sz w:val="20"/>
              </w:rPr>
              <w:t xml:space="preserve"> </w:t>
            </w:r>
            <w:proofErr w:type="spellStart"/>
            <w:r w:rsidRPr="00890540">
              <w:rPr>
                <w:bCs/>
                <w:i/>
                <w:sz w:val="20"/>
              </w:rPr>
              <w:t>bidez</w:t>
            </w:r>
            <w:proofErr w:type="spellEnd"/>
            <w:r w:rsidRPr="00890540">
              <w:rPr>
                <w:bCs/>
                <w:i/>
                <w:sz w:val="20"/>
              </w:rPr>
              <w:t xml:space="preserve"> </w:t>
            </w:r>
            <w:proofErr w:type="spellStart"/>
            <w:r w:rsidRPr="00890540">
              <w:rPr>
                <w:bCs/>
                <w:i/>
                <w:sz w:val="20"/>
              </w:rPr>
              <w:t>idaztearen</w:t>
            </w:r>
            <w:proofErr w:type="spellEnd"/>
            <w:r w:rsidRPr="00890540">
              <w:rPr>
                <w:bCs/>
                <w:i/>
                <w:sz w:val="20"/>
              </w:rPr>
              <w:t xml:space="preserve"> </w:t>
            </w:r>
            <w:proofErr w:type="spellStart"/>
            <w:r w:rsidRPr="00890540">
              <w:rPr>
                <w:bCs/>
                <w:i/>
                <w:sz w:val="20"/>
              </w:rPr>
              <w:t>arteko</w:t>
            </w:r>
            <w:proofErr w:type="spellEnd"/>
            <w:r w:rsidRPr="00890540">
              <w:rPr>
                <w:bCs/>
                <w:i/>
                <w:sz w:val="20"/>
              </w:rPr>
              <w:t xml:space="preserve"> </w:t>
            </w:r>
            <w:proofErr w:type="spellStart"/>
            <w:r w:rsidRPr="00890540">
              <w:rPr>
                <w:bCs/>
                <w:i/>
                <w:sz w:val="20"/>
              </w:rPr>
              <w:t>harremana</w:t>
            </w:r>
            <w:proofErr w:type="spellEnd"/>
            <w:r w:rsidRPr="00890540">
              <w:rPr>
                <w:bCs/>
                <w:i/>
                <w:sz w:val="20"/>
              </w:rPr>
              <w:t xml:space="preserve"> </w:t>
            </w:r>
            <w:proofErr w:type="spellStart"/>
            <w:r w:rsidRPr="00890540">
              <w:rPr>
                <w:bCs/>
                <w:i/>
                <w:sz w:val="20"/>
              </w:rPr>
              <w:t>argitzea</w:t>
            </w:r>
            <w:proofErr w:type="spellEnd"/>
            <w:r w:rsidR="00890540">
              <w:rPr>
                <w:bCs/>
                <w:i/>
                <w:sz w:val="20"/>
              </w:rPr>
              <w:t xml:space="preserve"> da</w:t>
            </w:r>
            <w:r w:rsidRPr="00890540">
              <w:rPr>
                <w:bCs/>
                <w:i/>
                <w:sz w:val="20"/>
              </w:rPr>
              <w:t xml:space="preserve">. </w:t>
            </w:r>
            <w:proofErr w:type="spellStart"/>
            <w:r w:rsidRPr="00890540">
              <w:rPr>
                <w:bCs/>
                <w:i/>
                <w:sz w:val="20"/>
              </w:rPr>
              <w:t>Zehazkiago</w:t>
            </w:r>
            <w:proofErr w:type="spellEnd"/>
            <w:r w:rsidRPr="00890540">
              <w:rPr>
                <w:bCs/>
                <w:i/>
                <w:sz w:val="20"/>
              </w:rPr>
              <w:t xml:space="preserve">, </w:t>
            </w:r>
            <w:proofErr w:type="spellStart"/>
            <w:r w:rsidRPr="00890540">
              <w:rPr>
                <w:bCs/>
                <w:i/>
                <w:sz w:val="20"/>
              </w:rPr>
              <w:t>hitz</w:t>
            </w:r>
            <w:proofErr w:type="spellEnd"/>
            <w:r w:rsidRPr="00890540">
              <w:rPr>
                <w:bCs/>
                <w:i/>
                <w:sz w:val="20"/>
              </w:rPr>
              <w:t xml:space="preserve"> </w:t>
            </w:r>
            <w:proofErr w:type="spellStart"/>
            <w:r w:rsidRPr="00890540">
              <w:rPr>
                <w:bCs/>
                <w:i/>
                <w:sz w:val="20"/>
              </w:rPr>
              <w:t>egin</w:t>
            </w:r>
            <w:proofErr w:type="spellEnd"/>
            <w:r w:rsidRPr="00890540">
              <w:rPr>
                <w:bCs/>
                <w:i/>
                <w:sz w:val="20"/>
              </w:rPr>
              <w:t xml:space="preserve"> eta </w:t>
            </w:r>
            <w:proofErr w:type="spellStart"/>
            <w:r w:rsidRPr="00890540">
              <w:rPr>
                <w:bCs/>
                <w:i/>
                <w:sz w:val="20"/>
              </w:rPr>
              <w:t>tekleatzen</w:t>
            </w:r>
            <w:proofErr w:type="spellEnd"/>
            <w:r w:rsidRPr="00890540">
              <w:rPr>
                <w:bCs/>
                <w:i/>
                <w:sz w:val="20"/>
              </w:rPr>
              <w:t xml:space="preserve"> </w:t>
            </w:r>
            <w:proofErr w:type="spellStart"/>
            <w:r w:rsidRPr="00890540">
              <w:rPr>
                <w:bCs/>
                <w:i/>
                <w:sz w:val="20"/>
              </w:rPr>
              <w:t>dugunean</w:t>
            </w:r>
            <w:proofErr w:type="spellEnd"/>
            <w:r w:rsidRPr="00890540">
              <w:rPr>
                <w:bCs/>
                <w:i/>
                <w:sz w:val="20"/>
              </w:rPr>
              <w:t xml:space="preserve">, </w:t>
            </w:r>
            <w:proofErr w:type="spellStart"/>
            <w:r w:rsidRPr="00890540">
              <w:rPr>
                <w:bCs/>
                <w:i/>
                <w:sz w:val="20"/>
              </w:rPr>
              <w:t>sortu</w:t>
            </w:r>
            <w:proofErr w:type="spellEnd"/>
            <w:r w:rsidRPr="00890540">
              <w:rPr>
                <w:bCs/>
                <w:i/>
                <w:sz w:val="20"/>
              </w:rPr>
              <w:t xml:space="preserve"> </w:t>
            </w:r>
            <w:proofErr w:type="spellStart"/>
            <w:r w:rsidRPr="00890540">
              <w:rPr>
                <w:bCs/>
                <w:i/>
                <w:sz w:val="20"/>
              </w:rPr>
              <w:t>nahi</w:t>
            </w:r>
            <w:proofErr w:type="spellEnd"/>
            <w:r w:rsidRPr="00890540">
              <w:rPr>
                <w:bCs/>
                <w:i/>
                <w:sz w:val="20"/>
              </w:rPr>
              <w:t xml:space="preserve"> </w:t>
            </w:r>
            <w:proofErr w:type="spellStart"/>
            <w:r w:rsidRPr="00890540">
              <w:rPr>
                <w:bCs/>
                <w:i/>
                <w:sz w:val="20"/>
              </w:rPr>
              <w:t>dugun</w:t>
            </w:r>
            <w:proofErr w:type="spellEnd"/>
            <w:r w:rsidRPr="00890540">
              <w:rPr>
                <w:bCs/>
                <w:i/>
                <w:sz w:val="20"/>
              </w:rPr>
              <w:t xml:space="preserve"> </w:t>
            </w:r>
            <w:proofErr w:type="spellStart"/>
            <w:r w:rsidRPr="00890540">
              <w:rPr>
                <w:bCs/>
                <w:i/>
                <w:sz w:val="20"/>
              </w:rPr>
              <w:t>hitzaren</w:t>
            </w:r>
            <w:proofErr w:type="spellEnd"/>
            <w:r w:rsidRPr="00890540">
              <w:rPr>
                <w:bCs/>
                <w:i/>
                <w:sz w:val="20"/>
              </w:rPr>
              <w:t xml:space="preserve"> </w:t>
            </w:r>
            <w:proofErr w:type="spellStart"/>
            <w:r w:rsidRPr="00890540">
              <w:rPr>
                <w:bCs/>
                <w:i/>
                <w:sz w:val="20"/>
              </w:rPr>
              <w:t>esanahia</w:t>
            </w:r>
            <w:proofErr w:type="spellEnd"/>
            <w:r w:rsidRPr="00890540">
              <w:rPr>
                <w:bCs/>
                <w:i/>
                <w:sz w:val="20"/>
              </w:rPr>
              <w:t xml:space="preserve"> </w:t>
            </w:r>
            <w:proofErr w:type="spellStart"/>
            <w:r w:rsidRPr="00890540">
              <w:rPr>
                <w:bCs/>
                <w:i/>
                <w:sz w:val="20"/>
              </w:rPr>
              <w:t>aktibatu</w:t>
            </w:r>
            <w:proofErr w:type="spellEnd"/>
            <w:r w:rsidRPr="00890540">
              <w:rPr>
                <w:bCs/>
                <w:i/>
                <w:sz w:val="20"/>
              </w:rPr>
              <w:t xml:space="preserve"> </w:t>
            </w:r>
            <w:proofErr w:type="spellStart"/>
            <w:r w:rsidR="00890540" w:rsidRPr="00890540">
              <w:rPr>
                <w:bCs/>
                <w:i/>
                <w:sz w:val="20"/>
              </w:rPr>
              <w:t>behar</w:t>
            </w:r>
            <w:proofErr w:type="spellEnd"/>
            <w:r w:rsidR="00890540" w:rsidRPr="00890540">
              <w:rPr>
                <w:bCs/>
                <w:i/>
                <w:sz w:val="20"/>
              </w:rPr>
              <w:t xml:space="preserve"> </w:t>
            </w:r>
            <w:proofErr w:type="spellStart"/>
            <w:r w:rsidR="00890540" w:rsidRPr="00890540">
              <w:rPr>
                <w:bCs/>
                <w:i/>
                <w:sz w:val="20"/>
              </w:rPr>
              <w:t>dugu</w:t>
            </w:r>
            <w:proofErr w:type="spellEnd"/>
            <w:r w:rsidR="00890540" w:rsidRPr="00890540">
              <w:rPr>
                <w:bCs/>
                <w:i/>
                <w:sz w:val="20"/>
              </w:rPr>
              <w:t xml:space="preserve">, </w:t>
            </w:r>
            <w:proofErr w:type="spellStart"/>
            <w:r w:rsidR="00890540" w:rsidRPr="00890540">
              <w:rPr>
                <w:bCs/>
                <w:i/>
                <w:sz w:val="20"/>
              </w:rPr>
              <w:t>baita</w:t>
            </w:r>
            <w:proofErr w:type="spellEnd"/>
            <w:r w:rsidR="00890540" w:rsidRPr="00890540">
              <w:rPr>
                <w:bCs/>
                <w:i/>
                <w:sz w:val="20"/>
              </w:rPr>
              <w:t xml:space="preserve"> </w:t>
            </w:r>
            <w:proofErr w:type="spellStart"/>
            <w:r w:rsidR="00890540" w:rsidRPr="00890540">
              <w:rPr>
                <w:bCs/>
                <w:i/>
                <w:sz w:val="20"/>
              </w:rPr>
              <w:t>h</w:t>
            </w:r>
            <w:r w:rsidRPr="00890540">
              <w:rPr>
                <w:bCs/>
                <w:i/>
                <w:sz w:val="20"/>
              </w:rPr>
              <w:t>itz</w:t>
            </w:r>
            <w:proofErr w:type="spellEnd"/>
            <w:r w:rsidRPr="00890540">
              <w:rPr>
                <w:bCs/>
                <w:i/>
                <w:sz w:val="20"/>
              </w:rPr>
              <w:t xml:space="preserve"> </w:t>
            </w:r>
            <w:proofErr w:type="spellStart"/>
            <w:r w:rsidRPr="00890540">
              <w:rPr>
                <w:bCs/>
                <w:i/>
                <w:sz w:val="20"/>
              </w:rPr>
              <w:t>hori</w:t>
            </w:r>
            <w:proofErr w:type="spellEnd"/>
            <w:r w:rsidRPr="00890540">
              <w:rPr>
                <w:bCs/>
                <w:i/>
                <w:sz w:val="20"/>
              </w:rPr>
              <w:t xml:space="preserve"> </w:t>
            </w:r>
            <w:proofErr w:type="spellStart"/>
            <w:r w:rsidRPr="00890540">
              <w:rPr>
                <w:bCs/>
                <w:i/>
                <w:sz w:val="20"/>
              </w:rPr>
              <w:t>osatzen</w:t>
            </w:r>
            <w:proofErr w:type="spellEnd"/>
            <w:r w:rsidRPr="00890540">
              <w:rPr>
                <w:bCs/>
                <w:i/>
                <w:sz w:val="20"/>
              </w:rPr>
              <w:t xml:space="preserve"> </w:t>
            </w:r>
            <w:proofErr w:type="spellStart"/>
            <w:r w:rsidRPr="00890540">
              <w:rPr>
                <w:bCs/>
                <w:i/>
                <w:sz w:val="20"/>
              </w:rPr>
              <w:t>duten</w:t>
            </w:r>
            <w:proofErr w:type="spellEnd"/>
            <w:r w:rsidRPr="00890540">
              <w:rPr>
                <w:bCs/>
                <w:i/>
                <w:sz w:val="20"/>
              </w:rPr>
              <w:t xml:space="preserve"> </w:t>
            </w:r>
            <w:proofErr w:type="spellStart"/>
            <w:r w:rsidRPr="00890540">
              <w:rPr>
                <w:bCs/>
                <w:i/>
                <w:sz w:val="20"/>
              </w:rPr>
              <w:t>soinuak</w:t>
            </w:r>
            <w:proofErr w:type="spellEnd"/>
            <w:r w:rsidRPr="00890540">
              <w:rPr>
                <w:bCs/>
                <w:i/>
                <w:sz w:val="20"/>
              </w:rPr>
              <w:t xml:space="preserve"> eta </w:t>
            </w:r>
            <w:proofErr w:type="spellStart"/>
            <w:r w:rsidRPr="00890540">
              <w:rPr>
                <w:bCs/>
                <w:i/>
                <w:sz w:val="20"/>
              </w:rPr>
              <w:t>letrak</w:t>
            </w:r>
            <w:proofErr w:type="spellEnd"/>
            <w:r w:rsidR="00890540">
              <w:rPr>
                <w:bCs/>
                <w:i/>
                <w:sz w:val="20"/>
              </w:rPr>
              <w:t xml:space="preserve"> ere</w:t>
            </w:r>
            <w:r w:rsidRPr="00890540">
              <w:rPr>
                <w:bCs/>
                <w:i/>
                <w:sz w:val="20"/>
              </w:rPr>
              <w:t xml:space="preserve">. </w:t>
            </w:r>
            <w:proofErr w:type="spellStart"/>
            <w:r w:rsidR="00890540" w:rsidRPr="00890540">
              <w:rPr>
                <w:bCs/>
                <w:i/>
                <w:sz w:val="20"/>
              </w:rPr>
              <w:t>Jakina</w:t>
            </w:r>
            <w:proofErr w:type="spellEnd"/>
            <w:r w:rsidR="00890540" w:rsidRPr="00890540">
              <w:rPr>
                <w:bCs/>
                <w:i/>
                <w:sz w:val="20"/>
              </w:rPr>
              <w:t xml:space="preserve"> </w:t>
            </w:r>
            <w:r w:rsidRPr="00890540">
              <w:rPr>
                <w:bCs/>
                <w:i/>
                <w:sz w:val="20"/>
              </w:rPr>
              <w:t xml:space="preserve">da, </w:t>
            </w:r>
            <w:proofErr w:type="spellStart"/>
            <w:r w:rsidRPr="00890540">
              <w:rPr>
                <w:bCs/>
                <w:i/>
                <w:sz w:val="20"/>
              </w:rPr>
              <w:t>bai</w:t>
            </w:r>
            <w:proofErr w:type="spellEnd"/>
            <w:r w:rsidRPr="00890540">
              <w:rPr>
                <w:bCs/>
                <w:i/>
                <w:sz w:val="20"/>
              </w:rPr>
              <w:t xml:space="preserve"> </w:t>
            </w:r>
            <w:proofErr w:type="spellStart"/>
            <w:r w:rsidRPr="00890540">
              <w:rPr>
                <w:bCs/>
                <w:i/>
                <w:sz w:val="20"/>
              </w:rPr>
              <w:t>hitz</w:t>
            </w:r>
            <w:proofErr w:type="spellEnd"/>
            <w:r w:rsidRPr="00890540">
              <w:rPr>
                <w:bCs/>
                <w:i/>
                <w:sz w:val="20"/>
              </w:rPr>
              <w:t xml:space="preserve"> </w:t>
            </w:r>
            <w:proofErr w:type="spellStart"/>
            <w:r w:rsidRPr="00890540">
              <w:rPr>
                <w:bCs/>
                <w:i/>
                <w:sz w:val="20"/>
              </w:rPr>
              <w:t>egiten</w:t>
            </w:r>
            <w:proofErr w:type="spellEnd"/>
            <w:r w:rsidRPr="00890540">
              <w:rPr>
                <w:bCs/>
                <w:i/>
                <w:sz w:val="20"/>
              </w:rPr>
              <w:t xml:space="preserve"> </w:t>
            </w:r>
            <w:proofErr w:type="spellStart"/>
            <w:r w:rsidRPr="00890540">
              <w:rPr>
                <w:bCs/>
                <w:i/>
                <w:sz w:val="20"/>
              </w:rPr>
              <w:t>dugunean</w:t>
            </w:r>
            <w:proofErr w:type="spellEnd"/>
            <w:r w:rsidRPr="00890540">
              <w:rPr>
                <w:bCs/>
                <w:i/>
                <w:sz w:val="20"/>
              </w:rPr>
              <w:t xml:space="preserve">, </w:t>
            </w:r>
            <w:proofErr w:type="spellStart"/>
            <w:r w:rsidRPr="00890540">
              <w:rPr>
                <w:bCs/>
                <w:i/>
                <w:sz w:val="20"/>
              </w:rPr>
              <w:t>bai</w:t>
            </w:r>
            <w:proofErr w:type="spellEnd"/>
            <w:r w:rsidRPr="00890540">
              <w:rPr>
                <w:bCs/>
                <w:i/>
                <w:sz w:val="20"/>
              </w:rPr>
              <w:t xml:space="preserve"> </w:t>
            </w:r>
            <w:proofErr w:type="spellStart"/>
            <w:r w:rsidRPr="00890540">
              <w:rPr>
                <w:bCs/>
                <w:i/>
                <w:sz w:val="20"/>
              </w:rPr>
              <w:t>tekleatzen</w:t>
            </w:r>
            <w:proofErr w:type="spellEnd"/>
            <w:r w:rsidRPr="00890540">
              <w:rPr>
                <w:bCs/>
                <w:i/>
                <w:sz w:val="20"/>
              </w:rPr>
              <w:t xml:space="preserve"> </w:t>
            </w:r>
            <w:proofErr w:type="spellStart"/>
            <w:r w:rsidRPr="00890540">
              <w:rPr>
                <w:bCs/>
                <w:i/>
                <w:sz w:val="20"/>
              </w:rPr>
              <w:t>dugunean</w:t>
            </w:r>
            <w:proofErr w:type="spellEnd"/>
            <w:r w:rsidRPr="00890540">
              <w:rPr>
                <w:bCs/>
                <w:i/>
                <w:sz w:val="20"/>
              </w:rPr>
              <w:t xml:space="preserve">, </w:t>
            </w:r>
            <w:proofErr w:type="spellStart"/>
            <w:r w:rsidRPr="00890540">
              <w:rPr>
                <w:bCs/>
                <w:i/>
                <w:sz w:val="20"/>
              </w:rPr>
              <w:t>hitzaren</w:t>
            </w:r>
            <w:proofErr w:type="spellEnd"/>
            <w:r w:rsidRPr="00890540">
              <w:rPr>
                <w:bCs/>
                <w:i/>
                <w:sz w:val="20"/>
              </w:rPr>
              <w:t xml:space="preserve"> </w:t>
            </w:r>
            <w:proofErr w:type="spellStart"/>
            <w:r w:rsidRPr="00890540">
              <w:rPr>
                <w:bCs/>
                <w:i/>
                <w:sz w:val="20"/>
              </w:rPr>
              <w:t>soinuak</w:t>
            </w:r>
            <w:proofErr w:type="spellEnd"/>
            <w:r w:rsidRPr="00890540">
              <w:rPr>
                <w:bCs/>
                <w:i/>
                <w:sz w:val="20"/>
              </w:rPr>
              <w:t xml:space="preserve"> eta </w:t>
            </w:r>
            <w:proofErr w:type="spellStart"/>
            <w:r w:rsidRPr="00890540">
              <w:rPr>
                <w:bCs/>
                <w:i/>
                <w:sz w:val="20"/>
              </w:rPr>
              <w:t>letrak</w:t>
            </w:r>
            <w:proofErr w:type="spellEnd"/>
            <w:r w:rsidRPr="00890540">
              <w:rPr>
                <w:bCs/>
                <w:i/>
                <w:sz w:val="20"/>
              </w:rPr>
              <w:t xml:space="preserve"> </w:t>
            </w:r>
            <w:proofErr w:type="spellStart"/>
            <w:r w:rsidRPr="00890540">
              <w:rPr>
                <w:bCs/>
                <w:i/>
                <w:sz w:val="20"/>
              </w:rPr>
              <w:t>behar</w:t>
            </w:r>
            <w:proofErr w:type="spellEnd"/>
            <w:r w:rsidRPr="00890540">
              <w:rPr>
                <w:bCs/>
                <w:i/>
                <w:sz w:val="20"/>
              </w:rPr>
              <w:t xml:space="preserve"> </w:t>
            </w:r>
            <w:proofErr w:type="spellStart"/>
            <w:r w:rsidRPr="00890540">
              <w:rPr>
                <w:bCs/>
                <w:i/>
                <w:sz w:val="20"/>
              </w:rPr>
              <w:t>ditugula</w:t>
            </w:r>
            <w:proofErr w:type="spellEnd"/>
            <w:r w:rsidRPr="00890540">
              <w:rPr>
                <w:bCs/>
                <w:i/>
                <w:sz w:val="20"/>
              </w:rPr>
              <w:t xml:space="preserve">, </w:t>
            </w:r>
            <w:proofErr w:type="spellStart"/>
            <w:r w:rsidRPr="00890540">
              <w:rPr>
                <w:bCs/>
                <w:i/>
                <w:sz w:val="20"/>
              </w:rPr>
              <w:t>baina</w:t>
            </w:r>
            <w:proofErr w:type="spellEnd"/>
            <w:r w:rsidRPr="00890540">
              <w:rPr>
                <w:bCs/>
                <w:i/>
                <w:sz w:val="20"/>
              </w:rPr>
              <w:t xml:space="preserve"> </w:t>
            </w:r>
            <w:proofErr w:type="spellStart"/>
            <w:r w:rsidRPr="00890540">
              <w:rPr>
                <w:bCs/>
                <w:i/>
                <w:sz w:val="20"/>
              </w:rPr>
              <w:t>neurri</w:t>
            </w:r>
            <w:proofErr w:type="spellEnd"/>
            <w:r w:rsidRPr="00890540">
              <w:rPr>
                <w:bCs/>
                <w:i/>
                <w:sz w:val="20"/>
              </w:rPr>
              <w:t xml:space="preserve"> </w:t>
            </w:r>
            <w:proofErr w:type="spellStart"/>
            <w:r w:rsidRPr="00890540">
              <w:rPr>
                <w:bCs/>
                <w:i/>
                <w:sz w:val="20"/>
              </w:rPr>
              <w:t>desberdinean</w:t>
            </w:r>
            <w:proofErr w:type="spellEnd"/>
            <w:r w:rsidRPr="00890540">
              <w:rPr>
                <w:bCs/>
                <w:i/>
                <w:sz w:val="20"/>
              </w:rPr>
              <w:t xml:space="preserve">. </w:t>
            </w:r>
            <w:proofErr w:type="spellStart"/>
            <w:r w:rsidR="00890540">
              <w:rPr>
                <w:bCs/>
                <w:i/>
                <w:sz w:val="20"/>
              </w:rPr>
              <w:t>Beraz</w:t>
            </w:r>
            <w:proofErr w:type="spellEnd"/>
            <w:r w:rsidR="00890540">
              <w:rPr>
                <w:bCs/>
                <w:i/>
                <w:sz w:val="20"/>
              </w:rPr>
              <w:t xml:space="preserve">, </w:t>
            </w:r>
            <w:proofErr w:type="spellStart"/>
            <w:r w:rsidR="00890540">
              <w:rPr>
                <w:bCs/>
                <w:i/>
                <w:sz w:val="20"/>
              </w:rPr>
              <w:t>e</w:t>
            </w:r>
            <w:r w:rsidRPr="00890540">
              <w:rPr>
                <w:bCs/>
                <w:i/>
                <w:sz w:val="20"/>
              </w:rPr>
              <w:t>s</w:t>
            </w:r>
            <w:r w:rsidR="00890540" w:rsidRPr="00890540">
              <w:rPr>
                <w:bCs/>
                <w:i/>
                <w:sz w:val="20"/>
              </w:rPr>
              <w:t>perimentu</w:t>
            </w:r>
            <w:proofErr w:type="spellEnd"/>
            <w:r w:rsidR="00890540" w:rsidRPr="00890540">
              <w:rPr>
                <w:bCs/>
                <w:i/>
                <w:sz w:val="20"/>
              </w:rPr>
              <w:t xml:space="preserve"> </w:t>
            </w:r>
            <w:proofErr w:type="spellStart"/>
            <w:r w:rsidR="00890540" w:rsidRPr="00890540">
              <w:rPr>
                <w:bCs/>
                <w:i/>
                <w:sz w:val="20"/>
              </w:rPr>
              <w:t>honen</w:t>
            </w:r>
            <w:proofErr w:type="spellEnd"/>
            <w:r w:rsidR="00890540" w:rsidRPr="00890540">
              <w:rPr>
                <w:bCs/>
                <w:i/>
                <w:sz w:val="20"/>
              </w:rPr>
              <w:t xml:space="preserve"> </w:t>
            </w:r>
            <w:proofErr w:type="spellStart"/>
            <w:r w:rsidR="00890540" w:rsidRPr="00890540">
              <w:rPr>
                <w:bCs/>
                <w:i/>
                <w:sz w:val="20"/>
              </w:rPr>
              <w:t>bidez</w:t>
            </w:r>
            <w:proofErr w:type="spellEnd"/>
            <w:r w:rsidR="00890540">
              <w:rPr>
                <w:bCs/>
                <w:i/>
                <w:sz w:val="20"/>
              </w:rPr>
              <w:t xml:space="preserve"> </w:t>
            </w:r>
            <w:proofErr w:type="spellStart"/>
            <w:r w:rsidR="00890540">
              <w:rPr>
                <w:bCs/>
                <w:i/>
                <w:sz w:val="20"/>
              </w:rPr>
              <w:t>zera</w:t>
            </w:r>
            <w:proofErr w:type="spellEnd"/>
            <w:r w:rsidR="00890540">
              <w:rPr>
                <w:bCs/>
                <w:i/>
                <w:sz w:val="20"/>
              </w:rPr>
              <w:t xml:space="preserve"> </w:t>
            </w:r>
            <w:proofErr w:type="spellStart"/>
            <w:r w:rsidR="00890540">
              <w:rPr>
                <w:bCs/>
                <w:i/>
                <w:sz w:val="20"/>
              </w:rPr>
              <w:t>aztertu</w:t>
            </w:r>
            <w:proofErr w:type="spellEnd"/>
            <w:r w:rsidR="00890540">
              <w:rPr>
                <w:bCs/>
                <w:i/>
                <w:sz w:val="20"/>
              </w:rPr>
              <w:t xml:space="preserve"> </w:t>
            </w:r>
            <w:proofErr w:type="spellStart"/>
            <w:r w:rsidR="00890540">
              <w:rPr>
                <w:bCs/>
                <w:i/>
                <w:sz w:val="20"/>
              </w:rPr>
              <w:t>nahi</w:t>
            </w:r>
            <w:proofErr w:type="spellEnd"/>
            <w:r w:rsidR="00890540">
              <w:rPr>
                <w:bCs/>
                <w:i/>
                <w:sz w:val="20"/>
              </w:rPr>
              <w:t xml:space="preserve"> </w:t>
            </w:r>
            <w:proofErr w:type="spellStart"/>
            <w:r w:rsidR="00890540">
              <w:rPr>
                <w:bCs/>
                <w:i/>
                <w:sz w:val="20"/>
              </w:rPr>
              <w:t>dugu</w:t>
            </w:r>
            <w:proofErr w:type="spellEnd"/>
            <w:r w:rsidR="00890540">
              <w:rPr>
                <w:bCs/>
                <w:i/>
                <w:sz w:val="20"/>
              </w:rPr>
              <w:t>:</w:t>
            </w:r>
            <w:r w:rsidR="00890540" w:rsidRPr="00890540">
              <w:rPr>
                <w:bCs/>
                <w:i/>
                <w:sz w:val="20"/>
              </w:rPr>
              <w:t xml:space="preserve"> </w:t>
            </w:r>
            <w:proofErr w:type="spellStart"/>
            <w:r w:rsidR="00890540" w:rsidRPr="00890540">
              <w:rPr>
                <w:bCs/>
                <w:i/>
                <w:sz w:val="20"/>
              </w:rPr>
              <w:t>hitzen</w:t>
            </w:r>
            <w:proofErr w:type="spellEnd"/>
            <w:r w:rsidR="00890540" w:rsidRPr="00890540">
              <w:rPr>
                <w:bCs/>
                <w:i/>
                <w:sz w:val="20"/>
              </w:rPr>
              <w:t xml:space="preserve"> </w:t>
            </w:r>
            <w:proofErr w:type="spellStart"/>
            <w:r w:rsidRPr="00890540">
              <w:rPr>
                <w:bCs/>
                <w:i/>
                <w:sz w:val="20"/>
              </w:rPr>
              <w:t>ortografiaren</w:t>
            </w:r>
            <w:proofErr w:type="spellEnd"/>
            <w:r w:rsidRPr="00890540">
              <w:rPr>
                <w:bCs/>
                <w:i/>
                <w:sz w:val="20"/>
              </w:rPr>
              <w:t xml:space="preserve"> </w:t>
            </w:r>
            <w:proofErr w:type="spellStart"/>
            <w:r w:rsidRPr="00890540">
              <w:rPr>
                <w:bCs/>
                <w:i/>
                <w:sz w:val="20"/>
              </w:rPr>
              <w:t>aktibazioa</w:t>
            </w:r>
            <w:proofErr w:type="spellEnd"/>
            <w:r w:rsidRPr="00890540">
              <w:rPr>
                <w:bCs/>
                <w:i/>
                <w:sz w:val="20"/>
              </w:rPr>
              <w:t xml:space="preserve"> </w:t>
            </w:r>
            <w:proofErr w:type="spellStart"/>
            <w:r w:rsidRPr="00890540">
              <w:rPr>
                <w:bCs/>
                <w:i/>
                <w:sz w:val="20"/>
              </w:rPr>
              <w:t>hain</w:t>
            </w:r>
            <w:proofErr w:type="spellEnd"/>
            <w:r w:rsidRPr="00890540">
              <w:rPr>
                <w:bCs/>
                <w:i/>
                <w:sz w:val="20"/>
              </w:rPr>
              <w:t xml:space="preserve"> </w:t>
            </w:r>
            <w:proofErr w:type="spellStart"/>
            <w:r w:rsidRPr="00890540">
              <w:rPr>
                <w:bCs/>
                <w:i/>
                <w:sz w:val="20"/>
              </w:rPr>
              <w:t>garrantzitsua</w:t>
            </w:r>
            <w:proofErr w:type="spellEnd"/>
            <w:r w:rsidRPr="00890540">
              <w:rPr>
                <w:bCs/>
                <w:i/>
                <w:sz w:val="20"/>
              </w:rPr>
              <w:t xml:space="preserve"> d</w:t>
            </w:r>
            <w:r w:rsidR="00890540">
              <w:rPr>
                <w:bCs/>
                <w:i/>
                <w:sz w:val="20"/>
              </w:rPr>
              <w:t xml:space="preserve">en eta </w:t>
            </w:r>
            <w:proofErr w:type="spellStart"/>
            <w:r w:rsidR="00890540">
              <w:rPr>
                <w:bCs/>
                <w:i/>
                <w:sz w:val="20"/>
              </w:rPr>
              <w:t>tekleatzen</w:t>
            </w:r>
            <w:proofErr w:type="spellEnd"/>
            <w:r w:rsidR="00890540">
              <w:rPr>
                <w:bCs/>
                <w:i/>
                <w:sz w:val="20"/>
              </w:rPr>
              <w:t xml:space="preserve"> </w:t>
            </w:r>
            <w:proofErr w:type="spellStart"/>
            <w:r w:rsidR="00890540">
              <w:rPr>
                <w:bCs/>
                <w:i/>
                <w:sz w:val="20"/>
              </w:rPr>
              <w:t>dugunean</w:t>
            </w:r>
            <w:proofErr w:type="spellEnd"/>
            <w:r w:rsidR="00890540">
              <w:rPr>
                <w:bCs/>
                <w:i/>
                <w:sz w:val="20"/>
              </w:rPr>
              <w:t xml:space="preserve"> </w:t>
            </w:r>
            <w:proofErr w:type="spellStart"/>
            <w:r w:rsidR="00890540">
              <w:rPr>
                <w:bCs/>
                <w:i/>
                <w:sz w:val="20"/>
              </w:rPr>
              <w:t>hitzen</w:t>
            </w:r>
            <w:proofErr w:type="spellEnd"/>
            <w:r w:rsidR="00890540">
              <w:rPr>
                <w:bCs/>
                <w:i/>
                <w:sz w:val="20"/>
              </w:rPr>
              <w:t xml:space="preserve"> </w:t>
            </w:r>
            <w:proofErr w:type="spellStart"/>
            <w:r w:rsidRPr="00890540">
              <w:rPr>
                <w:bCs/>
                <w:i/>
                <w:sz w:val="20"/>
              </w:rPr>
              <w:t>soinuen</w:t>
            </w:r>
            <w:proofErr w:type="spellEnd"/>
            <w:r w:rsidRPr="00890540">
              <w:rPr>
                <w:bCs/>
                <w:i/>
                <w:sz w:val="20"/>
              </w:rPr>
              <w:t xml:space="preserve"> </w:t>
            </w:r>
            <w:proofErr w:type="spellStart"/>
            <w:r w:rsidRPr="00890540">
              <w:rPr>
                <w:bCs/>
                <w:i/>
                <w:sz w:val="20"/>
              </w:rPr>
              <w:t>aktibazioaren</w:t>
            </w:r>
            <w:proofErr w:type="spellEnd"/>
            <w:r w:rsidRPr="00890540">
              <w:rPr>
                <w:bCs/>
                <w:i/>
                <w:sz w:val="20"/>
              </w:rPr>
              <w:t xml:space="preserve"> </w:t>
            </w:r>
            <w:proofErr w:type="spellStart"/>
            <w:r w:rsidRPr="00890540">
              <w:rPr>
                <w:bCs/>
                <w:i/>
                <w:sz w:val="20"/>
              </w:rPr>
              <w:t>intentsitate</w:t>
            </w:r>
            <w:proofErr w:type="spellEnd"/>
            <w:r w:rsidRPr="00890540">
              <w:rPr>
                <w:bCs/>
                <w:i/>
                <w:sz w:val="20"/>
              </w:rPr>
              <w:t xml:space="preserve"> </w:t>
            </w:r>
            <w:proofErr w:type="spellStart"/>
            <w:r w:rsidRPr="00890540">
              <w:rPr>
                <w:bCs/>
                <w:i/>
                <w:sz w:val="20"/>
              </w:rPr>
              <w:t>berarekin</w:t>
            </w:r>
            <w:proofErr w:type="spellEnd"/>
            <w:r w:rsidRPr="00890540">
              <w:rPr>
                <w:bCs/>
                <w:i/>
                <w:sz w:val="20"/>
              </w:rPr>
              <w:t xml:space="preserve"> </w:t>
            </w:r>
            <w:proofErr w:type="spellStart"/>
            <w:r w:rsidRPr="00890540">
              <w:rPr>
                <w:bCs/>
                <w:i/>
                <w:sz w:val="20"/>
              </w:rPr>
              <w:t>gertatzen</w:t>
            </w:r>
            <w:proofErr w:type="spellEnd"/>
            <w:r w:rsidRPr="00890540">
              <w:rPr>
                <w:bCs/>
                <w:i/>
                <w:sz w:val="20"/>
              </w:rPr>
              <w:t xml:space="preserve"> den</w:t>
            </w:r>
            <w:r w:rsidR="00890540">
              <w:rPr>
                <w:bCs/>
                <w:i/>
                <w:sz w:val="20"/>
              </w:rPr>
              <w:t xml:space="preserve">. </w:t>
            </w:r>
          </w:p>
          <w:p w14:paraId="63C67481" w14:textId="77777777" w:rsidR="002D5C9D" w:rsidRPr="00890540" w:rsidRDefault="002D5C9D" w:rsidP="009D030F">
            <w:pPr>
              <w:rPr>
                <w:b/>
              </w:rPr>
            </w:pP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proofErr w:type="spellStart"/>
            <w:r w:rsidR="002717CB">
              <w:rPr>
                <w:sz w:val="20"/>
                <w:szCs w:val="20"/>
              </w:rPr>
              <w:t>Empirisoft</w:t>
            </w:r>
            <w:proofErr w:type="spellEnd"/>
            <w:r w:rsidR="002717CB">
              <w:rPr>
                <w:sz w:val="20"/>
                <w:szCs w:val="20"/>
              </w:rPr>
              <w:t xml:space="preserv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proofErr w:type="spellStart"/>
            <w:r w:rsidR="002717CB" w:rsidRPr="00E84E91">
              <w:t>Empirisoft</w:t>
            </w:r>
            <w:proofErr w:type="spellEnd"/>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lastRenderedPageBreak/>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w:t>
            </w:r>
            <w:proofErr w:type="spellStart"/>
            <w:r w:rsidR="001205D0" w:rsidRPr="003A47DD">
              <w:rPr>
                <w:i/>
                <w:sz w:val="16"/>
                <w:szCs w:val="16"/>
              </w:rPr>
              <w:t>Arocena</w:t>
            </w:r>
            <w:proofErr w:type="spellEnd"/>
            <w:r w:rsidR="001205D0" w:rsidRPr="003A47DD">
              <w:rPr>
                <w:i/>
                <w:sz w:val="16"/>
                <w:szCs w:val="16"/>
              </w:rPr>
              <w:t xml:space="preserve">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w:t>
            </w:r>
            <w:proofErr w:type="gramStart"/>
            <w:r w:rsidR="001324EE" w:rsidRPr="003A47DD">
              <w:rPr>
                <w:b/>
              </w:rPr>
              <w:t xml:space="preserve">to </w:t>
            </w:r>
            <w:r w:rsidR="00861991" w:rsidRPr="003A47DD">
              <w:rPr>
                <w:b/>
              </w:rPr>
              <w:t>give</w:t>
            </w:r>
            <w:proofErr w:type="gramEnd"/>
            <w:r w:rsidR="00861991" w:rsidRPr="003A47DD">
              <w:rPr>
                <w:b/>
              </w:rPr>
              <w:t xml:space="preserve"> instructions to participants?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19"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906D3" w:rsidRPr="00F91412" w:rsidRDefault="003906D3"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9"/>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58B000B6" w:rsidR="009564E9" w:rsidRPr="00A93B80" w:rsidRDefault="00662F6C" w:rsidP="00A93B80">
      <w:pPr>
        <w:pStyle w:val="Default"/>
        <w:pBdr>
          <w:top w:val="single" w:sz="4" w:space="1" w:color="auto"/>
          <w:left w:val="single" w:sz="4" w:space="4" w:color="auto"/>
          <w:bottom w:val="single" w:sz="4" w:space="1" w:color="auto"/>
          <w:right w:val="single" w:sz="4" w:space="4" w:color="auto"/>
        </w:pBdr>
        <w:jc w:val="both"/>
        <w:rPr>
          <w:sz w:val="22"/>
          <w:szCs w:val="22"/>
          <w:lang w:val="en-US"/>
        </w:rPr>
      </w:pPr>
      <w:r w:rsidRPr="005803C3">
        <w:rPr>
          <w:bCs/>
          <w:iCs/>
          <w:sz w:val="20"/>
          <w:lang w:val="en-US"/>
        </w:rPr>
        <w:t xml:space="preserve">In this experiment </w:t>
      </w:r>
      <w:r w:rsidR="00A93B80" w:rsidRPr="00A93B80">
        <w:rPr>
          <w:bCs/>
          <w:iCs/>
          <w:sz w:val="20"/>
          <w:lang w:val="en-US"/>
        </w:rPr>
        <w:t xml:space="preserve">we are interested in how people switch between </w:t>
      </w:r>
      <w:r w:rsidR="00A93B80">
        <w:rPr>
          <w:bCs/>
          <w:iCs/>
          <w:sz w:val="20"/>
          <w:lang w:val="en-US"/>
        </w:rPr>
        <w:t>speaking and typing.</w:t>
      </w: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6E7C01EB"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 xml:space="preserve">1, </w:t>
      </w:r>
      <w:r w:rsidR="000022A5">
        <w:rPr>
          <w:bCs/>
          <w:sz w:val="22"/>
          <w:szCs w:val="22"/>
          <w:lang w:val="en-US"/>
        </w:rPr>
        <w:t>6</w:t>
      </w:r>
      <w:r w:rsidR="00662F6C">
        <w:rPr>
          <w:bCs/>
          <w:sz w:val="22"/>
          <w:szCs w:val="22"/>
          <w:lang w:val="en-US"/>
        </w:rPr>
        <w:t>0’</w:t>
      </w:r>
    </w:p>
    <w:p w14:paraId="49533487" w14:textId="726FE8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0022A5">
        <w:rPr>
          <w:bCs/>
          <w:sz w:val="22"/>
          <w:szCs w:val="22"/>
          <w:lang w:val="en-US"/>
        </w:rPr>
        <w:t>6</w:t>
      </w:r>
      <w:r w:rsidR="00662F6C">
        <w:rPr>
          <w:bCs/>
          <w:sz w:val="22"/>
          <w:szCs w:val="22"/>
          <w:lang w:val="en-US"/>
        </w:rPr>
        <w:t>0’</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lastRenderedPageBreak/>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0"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906D3" w:rsidRPr="00CE02F5" w:rsidRDefault="003906D3"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9"/>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E84E91">
        <w:rPr>
          <w:b/>
          <w:bCs/>
          <w:sz w:val="22"/>
          <w:szCs w:val="22"/>
          <w:highlight w:val="yellow"/>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sidRPr="00E47E97">
        <w:rPr>
          <w:b/>
          <w:bCs/>
          <w:sz w:val="22"/>
          <w:szCs w:val="22"/>
          <w:highlight w:val="yellow"/>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7C0F1611" w14:textId="0D652249" w:rsidR="00FD0557" w:rsidRPr="0087199E" w:rsidRDefault="0087199E" w:rsidP="00FD0557">
      <w:pPr>
        <w:pStyle w:val="Default"/>
        <w:pBdr>
          <w:top w:val="single" w:sz="4" w:space="1" w:color="auto"/>
          <w:left w:val="single" w:sz="4" w:space="4" w:color="auto"/>
          <w:bottom w:val="single" w:sz="4" w:space="1" w:color="auto"/>
          <w:right w:val="single" w:sz="4" w:space="4" w:color="auto"/>
        </w:pBdr>
        <w:jc w:val="both"/>
        <w:rPr>
          <w:sz w:val="22"/>
          <w:szCs w:val="22"/>
        </w:rPr>
      </w:pPr>
      <w:r>
        <w:rPr>
          <w:sz w:val="22"/>
          <w:szCs w:val="22"/>
        </w:rPr>
        <w:t>Mediante</w:t>
      </w:r>
      <w:r w:rsidRPr="0087199E">
        <w:rPr>
          <w:sz w:val="22"/>
          <w:szCs w:val="22"/>
        </w:rPr>
        <w:t xml:space="preserve"> este experimento </w:t>
      </w:r>
      <w:r>
        <w:rPr>
          <w:sz w:val="22"/>
          <w:szCs w:val="22"/>
        </w:rPr>
        <w:t>queremos averiguar</w:t>
      </w:r>
      <w:r w:rsidRPr="0087199E">
        <w:rPr>
          <w:sz w:val="22"/>
          <w:szCs w:val="22"/>
        </w:rPr>
        <w:t xml:space="preserve"> saber cómo alternamos</w:t>
      </w:r>
      <w:r>
        <w:rPr>
          <w:sz w:val="22"/>
          <w:szCs w:val="22"/>
        </w:rPr>
        <w:t xml:space="preserve"> las personas</w:t>
      </w:r>
      <w:r w:rsidRPr="0087199E">
        <w:rPr>
          <w:sz w:val="22"/>
          <w:szCs w:val="22"/>
        </w:rPr>
        <w:t xml:space="preserve"> entre hablar y teclear.</w:t>
      </w:r>
    </w:p>
    <w:p w14:paraId="69CE82E2" w14:textId="77777777" w:rsidR="00FD0557" w:rsidRPr="0087199E"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87199E"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5A72AB7F"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Nº SESIONES Y SU DURACIÓN: </w:t>
      </w:r>
      <w:r w:rsidR="00662F6C" w:rsidRPr="00662F6C">
        <w:rPr>
          <w:sz w:val="22"/>
          <w:szCs w:val="22"/>
        </w:rPr>
        <w:t xml:space="preserve">1, </w:t>
      </w:r>
      <w:r w:rsidR="000022A5">
        <w:rPr>
          <w:sz w:val="22"/>
          <w:szCs w:val="22"/>
        </w:rPr>
        <w:t>6</w:t>
      </w:r>
      <w:r w:rsidR="00662F6C" w:rsidRPr="00662F6C">
        <w:rPr>
          <w:sz w:val="22"/>
          <w:szCs w:val="22"/>
        </w:rPr>
        <w:t>0’</w:t>
      </w:r>
    </w:p>
    <w:p w14:paraId="1CB87E45" w14:textId="76E69547"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0022A5">
        <w:rPr>
          <w:sz w:val="22"/>
          <w:szCs w:val="22"/>
        </w:rPr>
        <w:t>6</w:t>
      </w:r>
      <w:r w:rsidR="00662F6C" w:rsidRPr="00662F6C">
        <w:rPr>
          <w:sz w:val="22"/>
          <w:szCs w:val="22"/>
        </w:rPr>
        <w:t>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DC972DC" w14:textId="1BBCD7EE" w:rsidR="00FD0557" w:rsidRPr="00D11768" w:rsidRDefault="00D11768" w:rsidP="00FD0557">
      <w:pPr>
        <w:pStyle w:val="Default"/>
        <w:pBdr>
          <w:top w:val="single" w:sz="4" w:space="1" w:color="auto"/>
          <w:left w:val="single" w:sz="4" w:space="4" w:color="auto"/>
          <w:bottom w:val="single" w:sz="4" w:space="1" w:color="auto"/>
          <w:right w:val="single" w:sz="4" w:space="4" w:color="auto"/>
        </w:pBdr>
        <w:jc w:val="both"/>
        <w:rPr>
          <w:bCs/>
          <w:sz w:val="22"/>
          <w:szCs w:val="22"/>
        </w:rPr>
      </w:pPr>
      <w:r w:rsidRPr="000C0B91">
        <w:rPr>
          <w:bCs/>
          <w:sz w:val="22"/>
          <w:szCs w:val="22"/>
        </w:rPr>
        <w:t xml:space="preserve">En este experimento verás imágenes de objetos en la pantalla y deberás nombrar los objetos que veas. Tendrás que nombrar los objetos en voz alta o tecleándolos. Verás señales de color que te indicarán si tienes que hablar o teclear. Para participar en este experimento es necesario tener muy buen nivel de mecanografía. </w:t>
      </w: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lastRenderedPageBreak/>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1"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79E6FCF" w14:textId="77777777" w:rsidR="00404ADF" w:rsidRDefault="00404ADF" w:rsidP="00662F6C">
      <w:pPr>
        <w:jc w:val="both"/>
        <w:rPr>
          <w:rFonts w:ascii="Times New Roman" w:eastAsiaTheme="minorHAnsi" w:hAnsi="Times New Roman"/>
          <w:bCs/>
          <w:color w:val="000000"/>
          <w:lang w:val="es-ES"/>
        </w:rPr>
      </w:pPr>
    </w:p>
    <w:p w14:paraId="23DF4782" w14:textId="77777777" w:rsidR="00404ADF" w:rsidRDefault="00404ADF" w:rsidP="00662F6C">
      <w:pPr>
        <w:jc w:val="both"/>
        <w:rPr>
          <w:rFonts w:ascii="Times New Roman" w:eastAsiaTheme="minorHAnsi" w:hAnsi="Times New Roman"/>
          <w:bCs/>
          <w:color w:val="000000"/>
          <w:lang w:val="es-ES"/>
        </w:rPr>
      </w:pPr>
    </w:p>
    <w:p w14:paraId="396BA8C9" w14:textId="77777777" w:rsidR="00404ADF" w:rsidRDefault="00404ADF" w:rsidP="00662F6C">
      <w:pPr>
        <w:jc w:val="both"/>
        <w:rPr>
          <w:rFonts w:ascii="Times New Roman" w:eastAsiaTheme="minorHAnsi" w:hAnsi="Times New Roman"/>
          <w:bCs/>
          <w:color w:val="000000"/>
          <w:lang w:val="es-ES"/>
        </w:rPr>
      </w:pPr>
    </w:p>
    <w:p w14:paraId="4129209D" w14:textId="77777777" w:rsidR="00404ADF" w:rsidRDefault="00404ADF" w:rsidP="00662F6C">
      <w:pPr>
        <w:jc w:val="both"/>
        <w:rPr>
          <w:rFonts w:ascii="Times New Roman" w:eastAsiaTheme="minorHAnsi" w:hAnsi="Times New Roman"/>
          <w:bCs/>
          <w:color w:val="000000"/>
          <w:lang w:val="es-ES"/>
        </w:rPr>
      </w:pPr>
    </w:p>
    <w:p w14:paraId="44305BCE" w14:textId="77777777" w:rsidR="00404ADF" w:rsidRDefault="00404ADF" w:rsidP="00662F6C">
      <w:pPr>
        <w:jc w:val="both"/>
        <w:rPr>
          <w:rFonts w:ascii="Times New Roman" w:eastAsiaTheme="minorHAnsi" w:hAnsi="Times New Roman"/>
          <w:bCs/>
          <w:color w:val="000000"/>
          <w:lang w:val="es-ES"/>
        </w:rPr>
      </w:pPr>
    </w:p>
    <w:p w14:paraId="1956CB55" w14:textId="77777777" w:rsidR="00404ADF" w:rsidRDefault="00404ADF" w:rsidP="00662F6C">
      <w:pPr>
        <w:jc w:val="both"/>
        <w:rPr>
          <w:rFonts w:ascii="Times New Roman" w:eastAsiaTheme="minorHAnsi" w:hAnsi="Times New Roman"/>
          <w:bCs/>
          <w:color w:val="000000"/>
          <w:lang w:val="es-ES"/>
        </w:rPr>
      </w:pPr>
    </w:p>
    <w:p w14:paraId="2AD0E724" w14:textId="77777777" w:rsidR="00404ADF" w:rsidRDefault="00404ADF" w:rsidP="00662F6C">
      <w:pPr>
        <w:jc w:val="both"/>
        <w:rPr>
          <w:rFonts w:ascii="Times New Roman" w:eastAsiaTheme="minorHAnsi" w:hAnsi="Times New Roman"/>
          <w:bCs/>
          <w:color w:val="000000"/>
          <w:lang w:val="es-ES"/>
        </w:rPr>
      </w:pPr>
    </w:p>
    <w:p w14:paraId="571C3379" w14:textId="77777777" w:rsidR="00404ADF" w:rsidRDefault="00404ADF" w:rsidP="00662F6C">
      <w:pPr>
        <w:jc w:val="both"/>
        <w:rPr>
          <w:rFonts w:ascii="Times New Roman" w:eastAsiaTheme="minorHAnsi" w:hAnsi="Times New Roman"/>
          <w:bCs/>
          <w:color w:val="000000"/>
          <w:lang w:val="es-ES"/>
        </w:rPr>
      </w:pPr>
    </w:p>
    <w:p w14:paraId="55597CAC" w14:textId="77777777" w:rsidR="00404ADF" w:rsidRDefault="00404ADF" w:rsidP="00662F6C">
      <w:pPr>
        <w:jc w:val="both"/>
        <w:rPr>
          <w:rFonts w:ascii="Times New Roman" w:eastAsiaTheme="minorHAnsi" w:hAnsi="Times New Roman"/>
          <w:bCs/>
          <w:color w:val="000000"/>
          <w:lang w:val="es-ES"/>
        </w:rPr>
      </w:pPr>
    </w:p>
    <w:p w14:paraId="4E841D3C" w14:textId="77777777" w:rsidR="00404ADF" w:rsidRDefault="00404ADF" w:rsidP="00662F6C">
      <w:pPr>
        <w:jc w:val="both"/>
        <w:rPr>
          <w:rFonts w:ascii="Times New Roman" w:eastAsiaTheme="minorHAnsi" w:hAnsi="Times New Roman"/>
          <w:bCs/>
          <w:color w:val="000000"/>
          <w:lang w:val="es-ES"/>
        </w:rPr>
      </w:pPr>
    </w:p>
    <w:p w14:paraId="78E8DE95" w14:textId="77777777" w:rsidR="00404ADF" w:rsidRPr="003A47DD" w:rsidRDefault="00404ADF" w:rsidP="00404ADF">
      <w:pPr>
        <w:pStyle w:val="Default"/>
        <w:rPr>
          <w:b/>
          <w:bCs/>
          <w:sz w:val="22"/>
          <w:szCs w:val="22"/>
          <w:u w:val="single"/>
          <w:lang w:val="en-US"/>
        </w:rPr>
      </w:pPr>
    </w:p>
    <w:p w14:paraId="18B00280" w14:textId="77777777" w:rsidR="00404ADF" w:rsidRPr="003A47DD" w:rsidRDefault="00404ADF" w:rsidP="00404ADF">
      <w:pPr>
        <w:pStyle w:val="Default"/>
        <w:rPr>
          <w:b/>
          <w:bCs/>
          <w:sz w:val="22"/>
          <w:szCs w:val="22"/>
          <w:u w:val="single"/>
          <w:lang w:val="en-US"/>
        </w:rPr>
      </w:pPr>
      <w:r w:rsidRPr="003A47DD">
        <w:rPr>
          <w:b/>
          <w:bCs/>
          <w:noProof/>
          <w:sz w:val="22"/>
          <w:szCs w:val="22"/>
          <w:lang w:eastAsia="es-ES"/>
        </w:rPr>
        <w:lastRenderedPageBreak/>
        <mc:AlternateContent>
          <mc:Choice Requires="wps">
            <w:drawing>
              <wp:anchor distT="0" distB="0" distL="114300" distR="114300" simplePos="0" relativeHeight="251663360" behindDoc="0" locked="0" layoutInCell="1" allowOverlap="1" wp14:anchorId="7CA5AC33" wp14:editId="7ACC0F31">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D1448F4" w14:textId="77777777" w:rsidR="003906D3" w:rsidRPr="00CE02F5" w:rsidRDefault="003906D3" w:rsidP="00404ADF">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A5AC33"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D1448F4" w14:textId="77777777" w:rsidR="00404ADF" w:rsidRPr="00CE02F5" w:rsidRDefault="00404ADF" w:rsidP="00404ADF">
                      <w:pPr>
                        <w:pStyle w:val="Default"/>
                        <w:jc w:val="center"/>
                        <w:rPr>
                          <w:color w:val="auto"/>
                          <w:sz w:val="22"/>
                          <w:szCs w:val="22"/>
                        </w:rPr>
                      </w:pPr>
                      <w:r>
                        <w:rPr>
                          <w:bCs/>
                          <w:sz w:val="22"/>
                          <w:szCs w:val="22"/>
                        </w:rPr>
                        <w:t xml:space="preserve">Behar </w:t>
                      </w:r>
                      <w:r>
                        <w:rPr>
                          <w:bCs/>
                          <w:sz w:val="22"/>
                          <w:szCs w:val="22"/>
                        </w:rPr>
                        <w:t>izanez gero, eskatu orri honen kopia bat</w:t>
                      </w:r>
                    </w:p>
                  </w:txbxContent>
                </v:textbox>
              </v:shape>
            </w:pict>
          </mc:Fallback>
        </mc:AlternateContent>
      </w:r>
      <w:r w:rsidRPr="003A47DD">
        <w:rPr>
          <w:noProof/>
          <w:lang w:eastAsia="es-ES"/>
        </w:rPr>
        <w:drawing>
          <wp:inline distT="0" distB="0" distL="0" distR="0" wp14:anchorId="016FD5F2" wp14:editId="3A6F643B">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9"/>
                    <a:stretch>
                      <a:fillRect/>
                    </a:stretch>
                  </pic:blipFill>
                  <pic:spPr bwMode="auto">
                    <a:xfrm>
                      <a:off x="0" y="0"/>
                      <a:ext cx="935317" cy="773195"/>
                    </a:xfrm>
                    <a:prstGeom prst="rect">
                      <a:avLst/>
                    </a:prstGeom>
                  </pic:spPr>
                </pic:pic>
              </a:graphicData>
            </a:graphic>
          </wp:inline>
        </w:drawing>
      </w:r>
    </w:p>
    <w:p w14:paraId="335CB275" w14:textId="77777777" w:rsidR="00404ADF" w:rsidRPr="003A47DD" w:rsidRDefault="00404ADF" w:rsidP="00404ADF">
      <w:pPr>
        <w:jc w:val="both"/>
        <w:rPr>
          <w:rFonts w:cs="Arial"/>
          <w:iCs/>
          <w:spacing w:val="4"/>
          <w:sz w:val="16"/>
          <w:szCs w:val="16"/>
          <w:lang w:val="es-ES" w:eastAsia="he-IL" w:bidi="he-IL"/>
        </w:rPr>
      </w:pPr>
    </w:p>
    <w:p w14:paraId="0636F0B3" w14:textId="77777777" w:rsidR="00404ADF" w:rsidRPr="00E47E97" w:rsidRDefault="00404ADF" w:rsidP="00404ADF">
      <w:pPr>
        <w:pStyle w:val="Default"/>
        <w:shd w:val="clear" w:color="auto" w:fill="D9D9D9" w:themeFill="background1" w:themeFillShade="D9"/>
        <w:jc w:val="center"/>
        <w:rPr>
          <w:sz w:val="22"/>
          <w:szCs w:val="22"/>
          <w:highlight w:val="yellow"/>
          <w:lang w:val="eu-ES"/>
        </w:rPr>
      </w:pPr>
      <w:r w:rsidRPr="00E47E97">
        <w:rPr>
          <w:b/>
          <w:bCs/>
          <w:sz w:val="22"/>
          <w:szCs w:val="22"/>
          <w:highlight w:val="yellow"/>
          <w:lang w:val="eu-ES"/>
        </w:rPr>
        <w:t>HELDUENTZAKO ARGIBIDE-ORRIA</w:t>
      </w:r>
    </w:p>
    <w:p w14:paraId="04BCAD5E" w14:textId="77777777" w:rsidR="00404ADF" w:rsidRPr="00E47E97" w:rsidRDefault="00404ADF" w:rsidP="00404ADF">
      <w:pPr>
        <w:pStyle w:val="Default"/>
        <w:jc w:val="both"/>
        <w:rPr>
          <w:b/>
          <w:bCs/>
          <w:i/>
          <w:iCs/>
          <w:sz w:val="22"/>
          <w:szCs w:val="22"/>
          <w:highlight w:val="yellow"/>
          <w:lang w:val="eu-ES"/>
        </w:rPr>
      </w:pPr>
    </w:p>
    <w:p w14:paraId="55539450" w14:textId="77777777" w:rsidR="00404ADF" w:rsidRPr="00E47E97" w:rsidRDefault="00404ADF" w:rsidP="00404ADF">
      <w:pPr>
        <w:pStyle w:val="Default"/>
        <w:jc w:val="center"/>
        <w:rPr>
          <w:b/>
          <w:bCs/>
          <w:i/>
          <w:iCs/>
          <w:sz w:val="22"/>
          <w:szCs w:val="22"/>
          <w:highlight w:val="yellow"/>
          <w:lang w:val="eu-ES"/>
        </w:rPr>
      </w:pPr>
    </w:p>
    <w:p w14:paraId="026D9E81" w14:textId="5FD7BCFB" w:rsidR="00404ADF" w:rsidRPr="003A47DD" w:rsidRDefault="00404ADF" w:rsidP="00404ADF">
      <w:pPr>
        <w:pStyle w:val="Default"/>
        <w:jc w:val="center"/>
        <w:rPr>
          <w:b/>
          <w:bCs/>
          <w:sz w:val="22"/>
          <w:szCs w:val="22"/>
          <w:lang w:val="eu-ES"/>
        </w:rPr>
      </w:pPr>
      <w:r w:rsidRPr="00E47E97">
        <w:rPr>
          <w:b/>
          <w:bCs/>
          <w:iCs/>
          <w:sz w:val="22"/>
          <w:szCs w:val="22"/>
          <w:highlight w:val="yellow"/>
          <w:lang w:val="eu-ES"/>
        </w:rPr>
        <w:t>REPSWITCH</w:t>
      </w:r>
    </w:p>
    <w:p w14:paraId="42665B62" w14:textId="77777777" w:rsidR="00404ADF" w:rsidRPr="003A47DD" w:rsidRDefault="00404ADF" w:rsidP="00404ADF">
      <w:pPr>
        <w:pStyle w:val="Default"/>
        <w:jc w:val="both"/>
        <w:rPr>
          <w:b/>
          <w:bCs/>
          <w:sz w:val="22"/>
          <w:szCs w:val="22"/>
          <w:lang w:val="eu-ES"/>
        </w:rPr>
      </w:pPr>
    </w:p>
    <w:p w14:paraId="6BCC91FF" w14:textId="77777777" w:rsidR="00404ADF" w:rsidRPr="003A47DD" w:rsidRDefault="00404ADF" w:rsidP="00404ADF">
      <w:pPr>
        <w:pStyle w:val="Default"/>
        <w:jc w:val="both"/>
        <w:rPr>
          <w:b/>
          <w:bCs/>
          <w:sz w:val="22"/>
          <w:szCs w:val="22"/>
          <w:lang w:val="eu-ES"/>
        </w:rPr>
      </w:pPr>
    </w:p>
    <w:p w14:paraId="2209DADA" w14:textId="3E250C55" w:rsidR="00404ADF" w:rsidRPr="003A47DD" w:rsidRDefault="00404ADF" w:rsidP="00404ADF">
      <w:pPr>
        <w:pStyle w:val="Default"/>
        <w:jc w:val="both"/>
        <w:rPr>
          <w:sz w:val="22"/>
          <w:szCs w:val="22"/>
          <w:lang w:val="eu-ES"/>
        </w:rPr>
      </w:pPr>
      <w:r w:rsidRPr="003A47DD">
        <w:rPr>
          <w:b/>
          <w:bCs/>
          <w:sz w:val="22"/>
          <w:szCs w:val="22"/>
          <w:lang w:val="eu-ES"/>
        </w:rPr>
        <w:t xml:space="preserve">Ikerketaren arduraduna(k): </w:t>
      </w:r>
      <w:r>
        <w:rPr>
          <w:b/>
          <w:bCs/>
          <w:sz w:val="22"/>
          <w:szCs w:val="22"/>
          <w:lang w:val="eu-ES"/>
        </w:rPr>
        <w:t>Aikaterini Tsaroucha</w:t>
      </w:r>
    </w:p>
    <w:p w14:paraId="6F1D905E" w14:textId="77777777" w:rsidR="00404ADF" w:rsidRPr="003A47DD" w:rsidRDefault="00404ADF" w:rsidP="00404ADF">
      <w:pPr>
        <w:pStyle w:val="Default"/>
        <w:jc w:val="both"/>
        <w:rPr>
          <w:b/>
          <w:bCs/>
          <w:i/>
          <w:iCs/>
          <w:sz w:val="22"/>
          <w:szCs w:val="22"/>
          <w:lang w:val="eu-ES"/>
        </w:rPr>
      </w:pPr>
    </w:p>
    <w:p w14:paraId="5C3868AC" w14:textId="77777777" w:rsidR="00404ADF" w:rsidRPr="003A47DD" w:rsidRDefault="00404ADF" w:rsidP="00404ADF">
      <w:pPr>
        <w:pStyle w:val="Default"/>
        <w:jc w:val="both"/>
        <w:rPr>
          <w:b/>
          <w:bCs/>
          <w:i/>
          <w:iCs/>
          <w:sz w:val="22"/>
          <w:szCs w:val="22"/>
          <w:u w:val="single"/>
          <w:lang w:val="eu-ES"/>
        </w:rPr>
      </w:pPr>
      <w:r w:rsidRPr="003A47DD">
        <w:rPr>
          <w:b/>
          <w:bCs/>
          <w:i/>
          <w:iCs/>
          <w:sz w:val="22"/>
          <w:szCs w:val="22"/>
          <w:u w:val="single"/>
          <w:lang w:val="eu-ES"/>
        </w:rPr>
        <w:t>Ikerketa honetan parte hartzeko gonbidapena egin dizute. Parte hartu nahi duzun erabaki aurretik, garrantzitsua da ikerketaren helburuak eta baldintzak ezagutzea. Irakurri arreta handiz honako informazio hau, eta zalantzarik izanez gero, galdetu lasai. Eskerrik asko.</w:t>
      </w:r>
    </w:p>
    <w:p w14:paraId="7B147881" w14:textId="77777777" w:rsidR="00404ADF" w:rsidRPr="003A47DD" w:rsidRDefault="00404ADF" w:rsidP="00404ADF">
      <w:pPr>
        <w:pStyle w:val="Default"/>
        <w:jc w:val="both"/>
        <w:rPr>
          <w:sz w:val="22"/>
          <w:szCs w:val="22"/>
          <w:lang w:val="eu-ES"/>
        </w:rPr>
      </w:pPr>
    </w:p>
    <w:p w14:paraId="5B5FEDE3" w14:textId="77777777" w:rsidR="00404ADF" w:rsidRPr="003A47DD" w:rsidRDefault="00404ADF" w:rsidP="00404ADF">
      <w:pPr>
        <w:pStyle w:val="Default"/>
        <w:jc w:val="both"/>
        <w:rPr>
          <w:sz w:val="22"/>
          <w:szCs w:val="22"/>
          <w:lang w:val="eu-ES"/>
        </w:rPr>
      </w:pPr>
    </w:p>
    <w:p w14:paraId="0A361594" w14:textId="77777777" w:rsidR="00404ADF" w:rsidRPr="003A47DD" w:rsidRDefault="00404ADF" w:rsidP="00404ADF">
      <w:pPr>
        <w:pStyle w:val="Default"/>
        <w:jc w:val="both"/>
        <w:rPr>
          <w:b/>
          <w:bCs/>
          <w:sz w:val="22"/>
          <w:szCs w:val="22"/>
          <w:lang w:val="eu-ES"/>
        </w:rPr>
      </w:pPr>
      <w:r w:rsidRPr="003A47DD">
        <w:rPr>
          <w:b/>
          <w:bCs/>
          <w:sz w:val="22"/>
          <w:szCs w:val="22"/>
          <w:lang w:val="eu-ES"/>
        </w:rPr>
        <w:t xml:space="preserve">Zein da ikerketa honen helburua? </w:t>
      </w:r>
    </w:p>
    <w:p w14:paraId="57E688C2" w14:textId="77777777" w:rsidR="00404ADF" w:rsidRPr="003A47DD" w:rsidRDefault="00404ADF" w:rsidP="00404ADF">
      <w:pPr>
        <w:pStyle w:val="Default"/>
        <w:jc w:val="both"/>
        <w:rPr>
          <w:sz w:val="22"/>
          <w:szCs w:val="22"/>
          <w:lang w:val="eu-ES"/>
        </w:rPr>
      </w:pPr>
    </w:p>
    <w:p w14:paraId="42196AF2" w14:textId="5358CB70" w:rsidR="00404ADF" w:rsidRPr="0087199E" w:rsidRDefault="0087199E" w:rsidP="00404ADF">
      <w:pPr>
        <w:pStyle w:val="Default"/>
        <w:pBdr>
          <w:top w:val="single" w:sz="4" w:space="1" w:color="auto"/>
          <w:left w:val="single" w:sz="4" w:space="4" w:color="auto"/>
          <w:bottom w:val="single" w:sz="4" w:space="1" w:color="auto"/>
          <w:right w:val="single" w:sz="4" w:space="4" w:color="auto"/>
        </w:pBdr>
        <w:jc w:val="both"/>
        <w:rPr>
          <w:bCs/>
          <w:sz w:val="22"/>
          <w:szCs w:val="22"/>
          <w:lang w:val="eu-ES"/>
        </w:rPr>
      </w:pPr>
      <w:r w:rsidRPr="0087199E">
        <w:rPr>
          <w:bCs/>
          <w:sz w:val="22"/>
          <w:szCs w:val="22"/>
          <w:lang w:val="eu-ES"/>
        </w:rPr>
        <w:t xml:space="preserve">Esperimentu honen bidez, hitz egitearen eta tekleatzearen artean nola </w:t>
      </w:r>
      <w:r>
        <w:rPr>
          <w:bCs/>
          <w:sz w:val="22"/>
          <w:szCs w:val="22"/>
          <w:lang w:val="eu-ES"/>
        </w:rPr>
        <w:t>aldatzen dugun</w:t>
      </w:r>
      <w:r w:rsidRPr="0087199E">
        <w:rPr>
          <w:bCs/>
          <w:sz w:val="22"/>
          <w:szCs w:val="22"/>
          <w:lang w:val="eu-ES"/>
        </w:rPr>
        <w:t xml:space="preserve"> jakin nahi dugu.</w:t>
      </w:r>
    </w:p>
    <w:p w14:paraId="6428920A"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p>
    <w:p w14:paraId="03777875"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p>
    <w:p w14:paraId="1954C66C" w14:textId="77777777" w:rsidR="00404ADF" w:rsidRPr="003A47DD" w:rsidRDefault="00404ADF" w:rsidP="00404ADF">
      <w:pPr>
        <w:pStyle w:val="Default"/>
        <w:jc w:val="both"/>
        <w:rPr>
          <w:sz w:val="22"/>
          <w:szCs w:val="22"/>
          <w:lang w:val="eu-ES"/>
        </w:rPr>
      </w:pPr>
    </w:p>
    <w:p w14:paraId="644CCD43" w14:textId="77777777" w:rsidR="00404ADF" w:rsidRPr="003A47DD" w:rsidRDefault="00404ADF" w:rsidP="00404ADF">
      <w:pPr>
        <w:pStyle w:val="Default"/>
        <w:jc w:val="both"/>
        <w:rPr>
          <w:b/>
          <w:sz w:val="22"/>
          <w:szCs w:val="22"/>
          <w:lang w:val="eu-ES"/>
        </w:rPr>
      </w:pPr>
      <w:r w:rsidRPr="003A47DD">
        <w:rPr>
          <w:b/>
          <w:sz w:val="22"/>
          <w:szCs w:val="22"/>
          <w:lang w:val="eu-ES"/>
        </w:rPr>
        <w:t>Zer egin beharko duzu?</w:t>
      </w:r>
    </w:p>
    <w:p w14:paraId="716B6DBC" w14:textId="4CDE836C"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SAIO KOPURUA ETA HORIEN IRAUPENA: </w:t>
      </w:r>
      <w:r w:rsidRPr="00404ADF">
        <w:rPr>
          <w:sz w:val="22"/>
          <w:szCs w:val="22"/>
          <w:lang w:val="eu-ES"/>
        </w:rPr>
        <w:t>1, 60’</w:t>
      </w:r>
    </w:p>
    <w:p w14:paraId="415DC2CD" w14:textId="3366F7F8" w:rsidR="00404ADF" w:rsidRDefault="00404ADF"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r w:rsidRPr="003A47DD">
        <w:rPr>
          <w:b/>
          <w:bCs/>
          <w:sz w:val="22"/>
          <w:szCs w:val="22"/>
          <w:lang w:val="eu-ES"/>
        </w:rPr>
        <w:t xml:space="preserve">ESPERIMENTUAREN IRAUPENA, GUZTIRA: </w:t>
      </w:r>
      <w:r w:rsidRPr="00404ADF">
        <w:rPr>
          <w:sz w:val="22"/>
          <w:szCs w:val="22"/>
          <w:lang w:val="eu-ES"/>
        </w:rPr>
        <w:t>60’</w:t>
      </w:r>
    </w:p>
    <w:p w14:paraId="2A73FB99" w14:textId="77777777" w:rsidR="0087199E" w:rsidRDefault="0087199E"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p>
    <w:p w14:paraId="1F5939B2" w14:textId="7EF86295" w:rsidR="00404ADF" w:rsidRPr="0087199E" w:rsidRDefault="0087199E" w:rsidP="00404ADF">
      <w:pPr>
        <w:pStyle w:val="Default"/>
        <w:pBdr>
          <w:top w:val="single" w:sz="4" w:space="1" w:color="auto"/>
          <w:left w:val="single" w:sz="4" w:space="4" w:color="auto"/>
          <w:bottom w:val="single" w:sz="4" w:space="1" w:color="auto"/>
          <w:right w:val="single" w:sz="4" w:space="4" w:color="auto"/>
        </w:pBdr>
        <w:jc w:val="both"/>
        <w:rPr>
          <w:bCs/>
          <w:sz w:val="22"/>
          <w:szCs w:val="22"/>
          <w:lang w:val="eu-ES"/>
        </w:rPr>
      </w:pPr>
      <w:r w:rsidRPr="0087199E">
        <w:rPr>
          <w:bCs/>
          <w:sz w:val="22"/>
          <w:szCs w:val="22"/>
          <w:lang w:val="eu-ES"/>
        </w:rPr>
        <w:t xml:space="preserve">Esperimentu honen bidez, k hitz egitearen eta tekleatzearen artean nola </w:t>
      </w:r>
      <w:r>
        <w:rPr>
          <w:bCs/>
          <w:sz w:val="22"/>
          <w:szCs w:val="22"/>
          <w:lang w:val="eu-ES"/>
        </w:rPr>
        <w:t>aldatzen dugun</w:t>
      </w:r>
      <w:r w:rsidRPr="0087199E">
        <w:rPr>
          <w:bCs/>
          <w:sz w:val="22"/>
          <w:szCs w:val="22"/>
          <w:lang w:val="eu-ES"/>
        </w:rPr>
        <w:t xml:space="preserve"> jakin nahi dugu. </w:t>
      </w:r>
      <w:r>
        <w:rPr>
          <w:bCs/>
          <w:sz w:val="22"/>
          <w:szCs w:val="22"/>
          <w:lang w:val="eu-ES"/>
        </w:rPr>
        <w:t>P</w:t>
      </w:r>
      <w:r w:rsidRPr="0087199E">
        <w:rPr>
          <w:bCs/>
          <w:sz w:val="22"/>
          <w:szCs w:val="22"/>
          <w:lang w:val="eu-ES"/>
        </w:rPr>
        <w:t>antaila</w:t>
      </w:r>
      <w:r>
        <w:rPr>
          <w:bCs/>
          <w:sz w:val="22"/>
          <w:szCs w:val="22"/>
          <w:lang w:val="eu-ES"/>
        </w:rPr>
        <w:t>n hainbat</w:t>
      </w:r>
      <w:r w:rsidRPr="0087199E">
        <w:rPr>
          <w:bCs/>
          <w:sz w:val="22"/>
          <w:szCs w:val="22"/>
          <w:lang w:val="eu-ES"/>
        </w:rPr>
        <w:t xml:space="preserve"> objektuen irudiak ikusiko dituzu, eta </w:t>
      </w:r>
      <w:r>
        <w:rPr>
          <w:bCs/>
          <w:sz w:val="22"/>
          <w:szCs w:val="22"/>
          <w:lang w:val="eu-ES"/>
        </w:rPr>
        <w:t>hauen izenak</w:t>
      </w:r>
      <w:r w:rsidRPr="0087199E">
        <w:rPr>
          <w:bCs/>
          <w:sz w:val="22"/>
          <w:szCs w:val="22"/>
          <w:lang w:val="eu-ES"/>
        </w:rPr>
        <w:t xml:space="preserve"> aipatu beharko dituzu. Objektuak ozenki edo tekleatuz adierazi beharko dituzu. Kolore-seinaleak ikusiko dituzu, hitz egin edo tekleatu behar duzun </w:t>
      </w:r>
      <w:r>
        <w:rPr>
          <w:bCs/>
          <w:sz w:val="22"/>
          <w:szCs w:val="22"/>
          <w:lang w:val="eu-ES"/>
        </w:rPr>
        <w:t>jakiteko</w:t>
      </w:r>
      <w:r w:rsidRPr="0087199E">
        <w:rPr>
          <w:bCs/>
          <w:sz w:val="22"/>
          <w:szCs w:val="22"/>
          <w:lang w:val="eu-ES"/>
        </w:rPr>
        <w:t xml:space="preserve">. </w:t>
      </w:r>
      <w:r>
        <w:rPr>
          <w:bCs/>
          <w:sz w:val="22"/>
          <w:szCs w:val="22"/>
          <w:lang w:val="eu-ES"/>
        </w:rPr>
        <w:t xml:space="preserve">Azterlan </w:t>
      </w:r>
      <w:r w:rsidRPr="0087199E">
        <w:rPr>
          <w:bCs/>
          <w:sz w:val="22"/>
          <w:szCs w:val="22"/>
          <w:lang w:val="eu-ES"/>
        </w:rPr>
        <w:t xml:space="preserve">honetan parte </w:t>
      </w:r>
      <w:r>
        <w:rPr>
          <w:bCs/>
          <w:sz w:val="22"/>
          <w:szCs w:val="22"/>
          <w:lang w:val="eu-ES"/>
        </w:rPr>
        <w:t>hartu ahal izateko</w:t>
      </w:r>
      <w:r w:rsidRPr="0087199E">
        <w:rPr>
          <w:bCs/>
          <w:sz w:val="22"/>
          <w:szCs w:val="22"/>
          <w:lang w:val="eu-ES"/>
        </w:rPr>
        <w:t xml:space="preserve"> mekanografia-maila oso </w:t>
      </w:r>
      <w:r>
        <w:rPr>
          <w:bCs/>
          <w:sz w:val="22"/>
          <w:szCs w:val="22"/>
          <w:lang w:val="eu-ES"/>
        </w:rPr>
        <w:t xml:space="preserve">ona izan beharko duzu. </w:t>
      </w:r>
      <w:bookmarkStart w:id="2" w:name="_GoBack"/>
      <w:bookmarkEnd w:id="2"/>
    </w:p>
    <w:p w14:paraId="3D07131E"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sz w:val="22"/>
          <w:szCs w:val="22"/>
          <w:lang w:val="eu-ES"/>
        </w:rPr>
      </w:pPr>
    </w:p>
    <w:p w14:paraId="53753B3E" w14:textId="77777777" w:rsidR="00404ADF" w:rsidRPr="003A47DD" w:rsidRDefault="00404ADF" w:rsidP="00404ADF">
      <w:pPr>
        <w:pStyle w:val="Default"/>
        <w:jc w:val="both"/>
        <w:rPr>
          <w:b/>
          <w:sz w:val="22"/>
          <w:szCs w:val="22"/>
          <w:lang w:val="eu-ES"/>
        </w:rPr>
      </w:pPr>
    </w:p>
    <w:p w14:paraId="536E8F17" w14:textId="77777777" w:rsidR="00404ADF" w:rsidRPr="003A47DD" w:rsidRDefault="00404ADF" w:rsidP="00404ADF">
      <w:pPr>
        <w:pStyle w:val="Default"/>
        <w:jc w:val="both"/>
        <w:rPr>
          <w:b/>
          <w:sz w:val="22"/>
          <w:szCs w:val="22"/>
          <w:lang w:val="eu-ES"/>
        </w:rPr>
      </w:pPr>
    </w:p>
    <w:p w14:paraId="53744FD4" w14:textId="77777777" w:rsidR="00404ADF" w:rsidRPr="003A47DD" w:rsidRDefault="00404ADF" w:rsidP="00404ADF">
      <w:pPr>
        <w:pStyle w:val="Default"/>
        <w:jc w:val="both"/>
        <w:rPr>
          <w:b/>
          <w:sz w:val="22"/>
          <w:szCs w:val="22"/>
          <w:lang w:val="eu-ES"/>
        </w:rPr>
      </w:pPr>
      <w:r w:rsidRPr="003A47DD">
        <w:rPr>
          <w:b/>
          <w:sz w:val="22"/>
          <w:szCs w:val="22"/>
          <w:lang w:val="eu-ES"/>
        </w:rPr>
        <w:t>Zein teknika erabiliko dugu?</w:t>
      </w:r>
    </w:p>
    <w:p w14:paraId="30275620" w14:textId="77777777" w:rsidR="00404ADF" w:rsidRPr="003A47DD" w:rsidRDefault="00404ADF" w:rsidP="00404ADF">
      <w:pPr>
        <w:pStyle w:val="Default"/>
        <w:jc w:val="both"/>
        <w:rPr>
          <w:b/>
          <w:sz w:val="22"/>
          <w:szCs w:val="22"/>
          <w:lang w:val="eu-ES"/>
        </w:rPr>
      </w:pPr>
    </w:p>
    <w:p w14:paraId="340422E6"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Cs w:val="24"/>
          <w:lang w:val="eu-ES" w:eastAsia="es-ES"/>
        </w:rPr>
      </w:pPr>
      <w:r w:rsidRPr="003A47DD">
        <w:rPr>
          <w:rFonts w:ascii="Times New Roman" w:eastAsia="Times New Roman" w:hAnsi="Times New Roman"/>
          <w:b/>
          <w:szCs w:val="24"/>
          <w:lang w:val="eu-ES" w:eastAsia="es-ES"/>
        </w:rPr>
        <w:t>TEKNIKA KONDUKTUALAK</w:t>
      </w:r>
    </w:p>
    <w:p w14:paraId="1DBBAA7F"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 w:val="24"/>
          <w:szCs w:val="24"/>
          <w:lang w:val="eu-ES" w:eastAsia="es-ES"/>
        </w:rPr>
      </w:pPr>
    </w:p>
    <w:p w14:paraId="438894EA" w14:textId="77777777" w:rsidR="00404ADF" w:rsidRPr="003A47DD"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Ikerketa konduktualek psikologiaren aldagai klasikoak neurtzen dituzte; hala nola, erantzun-denborak eta erantzuteko momentuan egindako akatsak. Neurri horiek baliagarriak dira gure gaitasun kognitiboen atzean dauden mekanismoak ulertzeko. Estimuluak modu bisualean edo entzumenezkoan azal daitezke, eta erantzunak emateko ere beste bi modu egongo dira: hitzez eta eskuz. Ariketen muina, orokorrean, irudiak ikustea, hitzak eta hizkiak irakurtzea, entzunezko estimuluak entzutea, etab. izango da. Ikerketa konduktualak, normalean, kabina intsonoritzatutan egiten dira, ordenagailuz.</w:t>
      </w:r>
    </w:p>
    <w:p w14:paraId="7DC61394" w14:textId="6436E33A" w:rsidR="00404ADF" w:rsidRPr="00404ADF"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Teknika honen inguruan inongo zalantzarik baduzu, galdetu lasai ikerlariari.</w:t>
      </w:r>
    </w:p>
    <w:p w14:paraId="32EA1066" w14:textId="77777777" w:rsidR="00404ADF" w:rsidRPr="003A47DD" w:rsidRDefault="00404ADF" w:rsidP="00404ADF">
      <w:pPr>
        <w:pStyle w:val="Default"/>
        <w:jc w:val="both"/>
        <w:rPr>
          <w:b/>
          <w:bCs/>
          <w:sz w:val="22"/>
          <w:szCs w:val="22"/>
          <w:lang w:val="eu-ES"/>
        </w:rPr>
      </w:pPr>
    </w:p>
    <w:p w14:paraId="5883E7CE" w14:textId="77777777" w:rsidR="00404ADF" w:rsidRPr="003A47DD" w:rsidRDefault="00404ADF" w:rsidP="00404ADF">
      <w:pPr>
        <w:pStyle w:val="Default"/>
        <w:jc w:val="both"/>
        <w:rPr>
          <w:sz w:val="22"/>
          <w:szCs w:val="22"/>
          <w:lang w:val="eu-ES"/>
        </w:rPr>
      </w:pPr>
      <w:r w:rsidRPr="003A47DD">
        <w:rPr>
          <w:b/>
          <w:bCs/>
          <w:sz w:val="22"/>
          <w:szCs w:val="22"/>
          <w:lang w:val="eu-ES"/>
        </w:rPr>
        <w:t xml:space="preserve">Ikerketa honek onurarik dakar? Eta arriskurik? </w:t>
      </w:r>
    </w:p>
    <w:p w14:paraId="5760A001" w14:textId="77777777" w:rsidR="00404ADF" w:rsidRPr="003A47DD" w:rsidRDefault="00404ADF" w:rsidP="00404ADF">
      <w:pPr>
        <w:pStyle w:val="Default"/>
        <w:jc w:val="both"/>
        <w:rPr>
          <w:sz w:val="22"/>
          <w:szCs w:val="22"/>
          <w:lang w:val="eu-ES"/>
        </w:rPr>
      </w:pPr>
      <w:r w:rsidRPr="003A47DD">
        <w:rPr>
          <w:sz w:val="22"/>
          <w:szCs w:val="22"/>
          <w:lang w:val="eu-ES"/>
        </w:rPr>
        <w:lastRenderedPageBreak/>
        <w:t>Ikerketa honek ez luke inongo arriskurik ekarri behar, beti ere  erabiliko dugun teknikarekin  kontraindikaziorik izan ezean. Teknika hori erabiltzeko kontraindikaziorik egonez gero, ikerlariak xehetasunen berri emango dizu. Deseroso sentituz gero, ikertzaileek saioa edozein unetan eten dezakete. BCBLk, gainera, erantzukizun zibileko aseguru bat dauka, parte-hartze boluntarioak estaltzen dituena.</w:t>
      </w:r>
    </w:p>
    <w:p w14:paraId="30E71BDC" w14:textId="77777777" w:rsidR="00404ADF" w:rsidRPr="003A47DD" w:rsidRDefault="00404ADF" w:rsidP="00404ADF">
      <w:pPr>
        <w:pStyle w:val="Default"/>
        <w:jc w:val="both"/>
        <w:rPr>
          <w:sz w:val="22"/>
          <w:szCs w:val="22"/>
          <w:lang w:val="eu-ES"/>
        </w:rPr>
      </w:pPr>
    </w:p>
    <w:p w14:paraId="2D248411" w14:textId="77777777" w:rsidR="00404ADF" w:rsidRPr="003A47DD" w:rsidRDefault="00404ADF" w:rsidP="00404ADF">
      <w:pPr>
        <w:pStyle w:val="Default"/>
        <w:jc w:val="both"/>
        <w:rPr>
          <w:sz w:val="22"/>
          <w:szCs w:val="22"/>
          <w:lang w:val="eu-ES"/>
        </w:rPr>
      </w:pPr>
      <w:r w:rsidRPr="003A47DD">
        <w:rPr>
          <w:b/>
          <w:bCs/>
          <w:sz w:val="22"/>
          <w:szCs w:val="22"/>
          <w:lang w:val="eu-ES"/>
        </w:rPr>
        <w:t xml:space="preserve">Zer gertatuko da nire datuekin? </w:t>
      </w:r>
    </w:p>
    <w:p w14:paraId="6CEB3C0B" w14:textId="77777777" w:rsidR="00404ADF" w:rsidRPr="003A47DD" w:rsidRDefault="00404ADF" w:rsidP="00404ADF">
      <w:pPr>
        <w:pStyle w:val="Default"/>
        <w:jc w:val="both"/>
        <w:rPr>
          <w:sz w:val="22"/>
          <w:szCs w:val="22"/>
          <w:lang w:val="eu-ES"/>
        </w:rPr>
      </w:pPr>
      <w:r w:rsidRPr="003A47DD">
        <w:rPr>
          <w:sz w:val="22"/>
          <w:szCs w:val="22"/>
          <w:lang w:val="eu-ES"/>
        </w:rPr>
        <w:t>Hemen jasotako datu guztiak  isilpean gordeko dira, eta inoiz ez zaitugu identifikatuko esperimentu honen emaitzak biltzen dituen txosten, tesi edo argitalpenetan. Proiektuak irauten duen denboran, datuak modu seguru batean gordeko ditugu. Esperimentu honek ez duenez inongo xede kliniko edota diagnostikorik, ez dizugu zure emaitza pertsonalei buruzko daturik emango. Ikerketa honek ez du helburu komertzialik izango.</w:t>
      </w:r>
    </w:p>
    <w:p w14:paraId="176B50DC" w14:textId="77777777" w:rsidR="00404ADF" w:rsidRPr="003A47DD" w:rsidRDefault="00404ADF" w:rsidP="00404ADF">
      <w:pPr>
        <w:pStyle w:val="Default"/>
        <w:jc w:val="both"/>
        <w:rPr>
          <w:sz w:val="22"/>
          <w:szCs w:val="22"/>
          <w:lang w:val="eu-ES"/>
        </w:rPr>
      </w:pPr>
      <w:r w:rsidRPr="003A47DD">
        <w:rPr>
          <w:sz w:val="22"/>
          <w:szCs w:val="22"/>
          <w:lang w:val="eu-ES"/>
        </w:rPr>
        <w:t>Ikerketan parte hartzeari uztea erabakitzen baduzu, ikerketa-taldeak aukera izango du zure datuak identifikatzeko; hala ere, eskubidea duzu datu horiek erabil ez daitezen eskatzeko.</w:t>
      </w:r>
    </w:p>
    <w:p w14:paraId="0B09B9E7" w14:textId="77777777" w:rsidR="00404ADF" w:rsidRPr="003A47DD" w:rsidRDefault="00404ADF" w:rsidP="00404ADF">
      <w:pPr>
        <w:pStyle w:val="Default"/>
        <w:jc w:val="both"/>
        <w:rPr>
          <w:sz w:val="22"/>
          <w:szCs w:val="22"/>
          <w:lang w:val="eu-ES"/>
        </w:rPr>
      </w:pPr>
      <w:r w:rsidRPr="003A47DD">
        <w:rPr>
          <w:sz w:val="22"/>
          <w:szCs w:val="22"/>
          <w:lang w:val="eu-ES"/>
        </w:rPr>
        <w:t>Esperimentua amaitzen denean, posta elektronikoz (edota paperez) bidaliko dizugu proiektuaren hipotesiaren laburpena eta xedea; horretarako arrazoia da informazio horrek esperimentuan ematen dituzun erantzunak ez baldintzatzea.</w:t>
      </w:r>
    </w:p>
    <w:p w14:paraId="0F2D8C51" w14:textId="77777777" w:rsidR="00404ADF" w:rsidRPr="003A47DD" w:rsidRDefault="00404ADF" w:rsidP="00404ADF">
      <w:pPr>
        <w:pStyle w:val="Default"/>
        <w:jc w:val="both"/>
        <w:rPr>
          <w:b/>
          <w:bCs/>
          <w:color w:val="auto"/>
          <w:sz w:val="22"/>
          <w:szCs w:val="22"/>
          <w:lang w:val="eu-ES"/>
        </w:rPr>
      </w:pPr>
    </w:p>
    <w:p w14:paraId="616CB825" w14:textId="77777777" w:rsidR="00404ADF" w:rsidRPr="003A47DD" w:rsidRDefault="00404ADF" w:rsidP="00404ADF">
      <w:pPr>
        <w:pStyle w:val="Default"/>
        <w:jc w:val="both"/>
        <w:rPr>
          <w:color w:val="auto"/>
          <w:sz w:val="22"/>
          <w:szCs w:val="22"/>
          <w:lang w:val="eu-ES"/>
        </w:rPr>
      </w:pPr>
      <w:r w:rsidRPr="003A47DD">
        <w:rPr>
          <w:b/>
          <w:bCs/>
          <w:color w:val="auto"/>
          <w:sz w:val="22"/>
          <w:szCs w:val="22"/>
          <w:lang w:val="eu-ES"/>
        </w:rPr>
        <w:t xml:space="preserve">Eta ez badut parte hartu nahi? </w:t>
      </w:r>
    </w:p>
    <w:p w14:paraId="22E1508A" w14:textId="77777777" w:rsidR="00404ADF" w:rsidRPr="003A47DD" w:rsidRDefault="00404ADF" w:rsidP="00404ADF">
      <w:pPr>
        <w:pStyle w:val="Default"/>
        <w:jc w:val="both"/>
        <w:rPr>
          <w:color w:val="auto"/>
          <w:sz w:val="22"/>
          <w:szCs w:val="22"/>
          <w:lang w:val="eu-ES"/>
        </w:rPr>
      </w:pPr>
      <w:r w:rsidRPr="003A47DD">
        <w:rPr>
          <w:color w:val="auto"/>
          <w:sz w:val="22"/>
          <w:szCs w:val="22"/>
          <w:lang w:val="eu-ES"/>
        </w:rPr>
        <w:t>Ikerketan parte hartzea aukerakoa da guztiz. Parte ez hartzea erabakitzeko kasuan, horrek ez du inongo ondoriorik izango zure jardun profesionalean. Parte hartu nahi baduzu, baimen orri bat sinatu beharko duzu, eta aukera izango duzu informazio-orri bat eskatzeko. Gainera, nahi duzun momentuan zure parte-hartzea eteteko aukera izango duzu, arrazoirik eman gabe.</w:t>
      </w:r>
    </w:p>
    <w:p w14:paraId="38DB8398" w14:textId="77777777" w:rsidR="00404ADF" w:rsidRPr="003A47DD" w:rsidRDefault="00404ADF" w:rsidP="00404ADF">
      <w:pPr>
        <w:pStyle w:val="Default"/>
        <w:jc w:val="both"/>
        <w:rPr>
          <w:color w:val="auto"/>
          <w:sz w:val="22"/>
          <w:szCs w:val="22"/>
          <w:lang w:val="eu-ES"/>
        </w:rPr>
      </w:pPr>
    </w:p>
    <w:p w14:paraId="5854204E" w14:textId="77777777" w:rsidR="00404ADF" w:rsidRPr="003A47DD" w:rsidRDefault="00404ADF" w:rsidP="00404ADF">
      <w:pPr>
        <w:pStyle w:val="Default"/>
        <w:jc w:val="both"/>
        <w:rPr>
          <w:b/>
          <w:bCs/>
          <w:color w:val="auto"/>
          <w:sz w:val="22"/>
          <w:szCs w:val="22"/>
          <w:lang w:val="eu-ES"/>
        </w:rPr>
      </w:pPr>
      <w:r w:rsidRPr="003A47DD">
        <w:rPr>
          <w:b/>
          <w:bCs/>
          <w:color w:val="auto"/>
          <w:sz w:val="22"/>
          <w:szCs w:val="22"/>
          <w:lang w:val="eu-ES"/>
        </w:rPr>
        <w:t>Informazio gehiago nahi badut, norekin jarri behar dut harremanetan?</w:t>
      </w:r>
    </w:p>
    <w:p w14:paraId="2E68321E" w14:textId="6A7F751C" w:rsidR="00404ADF" w:rsidRPr="003A47DD" w:rsidRDefault="00404ADF" w:rsidP="00404ADF">
      <w:pPr>
        <w:pStyle w:val="Default"/>
        <w:jc w:val="both"/>
        <w:rPr>
          <w:color w:val="auto"/>
          <w:sz w:val="22"/>
          <w:szCs w:val="22"/>
          <w:lang w:val="eu-ES"/>
        </w:rPr>
      </w:pPr>
      <w:r w:rsidRPr="003A47DD">
        <w:rPr>
          <w:color w:val="auto"/>
          <w:sz w:val="22"/>
          <w:szCs w:val="22"/>
          <w:lang w:val="eu-ES"/>
        </w:rPr>
        <w:t xml:space="preserve">Ikerketa honi buruzko galderarik izanez gero, idatzi posta elektronikoz honako helbide honetara: </w:t>
      </w:r>
      <w:hyperlink r:id="rId22" w:history="1">
        <w:r w:rsidRPr="003A47DD">
          <w:rPr>
            <w:rStyle w:val="Hyperlink"/>
            <w:sz w:val="22"/>
            <w:szCs w:val="22"/>
            <w:lang w:val="eu-ES"/>
          </w:rPr>
          <w:t>participa@bcbl.eu</w:t>
        </w:r>
      </w:hyperlink>
      <w:r w:rsidRPr="003A47DD">
        <w:rPr>
          <w:color w:val="auto"/>
          <w:sz w:val="22"/>
          <w:szCs w:val="22"/>
          <w:lang w:val="eu-ES"/>
        </w:rPr>
        <w:t xml:space="preserve"> . Mezuan adierazi, mesedez, ikerketaren izena (</w:t>
      </w:r>
      <w:r>
        <w:rPr>
          <w:color w:val="auto"/>
          <w:sz w:val="22"/>
          <w:szCs w:val="22"/>
          <w:lang w:val="eu-ES"/>
        </w:rPr>
        <w:t>REPSWITCH</w:t>
      </w:r>
      <w:r w:rsidRPr="003A47DD">
        <w:rPr>
          <w:color w:val="auto"/>
          <w:sz w:val="22"/>
          <w:szCs w:val="22"/>
          <w:lang w:val="eu-ES"/>
        </w:rPr>
        <w:t>) eta bere ardura duen ikerlariaren izena (</w:t>
      </w:r>
      <w:r>
        <w:rPr>
          <w:color w:val="auto"/>
          <w:sz w:val="22"/>
          <w:szCs w:val="22"/>
          <w:lang w:val="eu-ES"/>
        </w:rPr>
        <w:t>Aikaterini Tsaroucha</w:t>
      </w:r>
      <w:r w:rsidRPr="003A47DD">
        <w:rPr>
          <w:color w:val="auto"/>
          <w:sz w:val="22"/>
          <w:szCs w:val="22"/>
          <w:lang w:val="eu-ES"/>
        </w:rPr>
        <w:t>).</w:t>
      </w:r>
    </w:p>
    <w:p w14:paraId="6E57844F" w14:textId="77777777" w:rsidR="00404ADF" w:rsidRPr="003A47DD" w:rsidRDefault="00404ADF" w:rsidP="00404ADF">
      <w:pPr>
        <w:pStyle w:val="Default"/>
        <w:jc w:val="both"/>
        <w:rPr>
          <w:color w:val="auto"/>
          <w:sz w:val="22"/>
          <w:szCs w:val="22"/>
          <w:lang w:val="eu-ES"/>
        </w:rPr>
      </w:pPr>
    </w:p>
    <w:p w14:paraId="2E7BBB9E" w14:textId="77777777" w:rsidR="00404ADF" w:rsidRPr="003A47DD" w:rsidRDefault="00404ADF" w:rsidP="00404ADF">
      <w:pPr>
        <w:pStyle w:val="Default"/>
        <w:jc w:val="both"/>
        <w:rPr>
          <w:bCs/>
          <w:color w:val="auto"/>
          <w:sz w:val="22"/>
          <w:szCs w:val="22"/>
          <w:lang w:val="eu-ES"/>
        </w:rPr>
      </w:pPr>
    </w:p>
    <w:p w14:paraId="5BD96C0C" w14:textId="77777777" w:rsidR="00404ADF" w:rsidRPr="003A47DD" w:rsidRDefault="00404ADF" w:rsidP="00404ADF">
      <w:pPr>
        <w:pStyle w:val="Default"/>
        <w:jc w:val="both"/>
        <w:rPr>
          <w:bCs/>
          <w:color w:val="auto"/>
          <w:sz w:val="22"/>
          <w:szCs w:val="22"/>
          <w:lang w:val="eu-ES"/>
        </w:rPr>
      </w:pPr>
    </w:p>
    <w:p w14:paraId="3F12E56C" w14:textId="77777777" w:rsidR="00404ADF" w:rsidRPr="003A47DD" w:rsidRDefault="00404ADF" w:rsidP="00404ADF">
      <w:pPr>
        <w:pStyle w:val="Default"/>
        <w:jc w:val="both"/>
        <w:rPr>
          <w:bCs/>
          <w:color w:val="auto"/>
          <w:sz w:val="22"/>
          <w:szCs w:val="22"/>
          <w:lang w:val="eu-ES"/>
        </w:rPr>
      </w:pPr>
      <w:r w:rsidRPr="003A47DD">
        <w:rPr>
          <w:bCs/>
          <w:color w:val="auto"/>
          <w:sz w:val="22"/>
          <w:szCs w:val="22"/>
          <w:lang w:val="eu-ES"/>
        </w:rPr>
        <w:t xml:space="preserve">Eskerrik asko gure ikerketan interesa azaltzeagatik. </w:t>
      </w:r>
    </w:p>
    <w:p w14:paraId="52F82AA3" w14:textId="77777777" w:rsidR="00404ADF" w:rsidRPr="003A47DD" w:rsidRDefault="00404ADF" w:rsidP="00404ADF">
      <w:pPr>
        <w:pStyle w:val="Default"/>
        <w:jc w:val="both"/>
        <w:rPr>
          <w:color w:val="auto"/>
          <w:sz w:val="22"/>
          <w:szCs w:val="22"/>
          <w:lang w:val="eu-ES"/>
        </w:rPr>
      </w:pPr>
    </w:p>
    <w:p w14:paraId="15889738" w14:textId="76DCF50F" w:rsidR="00404ADF" w:rsidRPr="003A47DD" w:rsidRDefault="00404ADF" w:rsidP="00404ADF">
      <w:pPr>
        <w:jc w:val="both"/>
        <w:rPr>
          <w:rFonts w:ascii="Times New Roman" w:hAnsi="Times New Roman"/>
          <w:lang w:val="eu-ES"/>
        </w:rPr>
      </w:pPr>
      <w:r>
        <w:rPr>
          <w:rFonts w:ascii="Times New Roman" w:hAnsi="Times New Roman"/>
          <w:lang w:val="eu-ES"/>
        </w:rPr>
        <w:t>Aikaterini Tsaroucha</w:t>
      </w:r>
    </w:p>
    <w:p w14:paraId="341DF751" w14:textId="4DA82A38" w:rsidR="00404ADF" w:rsidRPr="003A47DD" w:rsidRDefault="00404ADF" w:rsidP="00404ADF">
      <w:pPr>
        <w:spacing w:after="0" w:line="240" w:lineRule="auto"/>
        <w:rPr>
          <w:rFonts w:ascii="Times New Roman" w:hAnsi="Times New Roman"/>
          <w:lang w:val="eu-ES"/>
        </w:rPr>
      </w:pPr>
    </w:p>
    <w:sectPr w:rsidR="00404ADF" w:rsidRPr="003A47DD" w:rsidSect="00C77BE2">
      <w:type w:val="continuous"/>
      <w:pgSz w:w="12240" w:h="15840"/>
      <w:pgMar w:top="270" w:right="990" w:bottom="142"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2F50AA" w14:textId="77777777" w:rsidR="00C85C5D" w:rsidRDefault="00C85C5D" w:rsidP="008A4A1A">
      <w:pPr>
        <w:spacing w:after="0" w:line="240" w:lineRule="auto"/>
      </w:pPr>
      <w:r>
        <w:separator/>
      </w:r>
    </w:p>
  </w:endnote>
  <w:endnote w:type="continuationSeparator" w:id="0">
    <w:p w14:paraId="2991F684" w14:textId="77777777" w:rsidR="00C85C5D" w:rsidRDefault="00C85C5D"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7050561"/>
      <w:docPartObj>
        <w:docPartGallery w:val="Page Numbers (Bottom of Page)"/>
        <w:docPartUnique/>
      </w:docPartObj>
    </w:sdtPr>
    <w:sdtEndPr>
      <w:rPr>
        <w:noProof/>
      </w:rPr>
    </w:sdtEndPr>
    <w:sdtContent>
      <w:p w14:paraId="5392FF7B" w14:textId="46960CB3" w:rsidR="003906D3" w:rsidRDefault="003906D3">
        <w:pPr>
          <w:pStyle w:val="Footer"/>
          <w:jc w:val="right"/>
        </w:pPr>
        <w:r>
          <w:rPr>
            <w:noProof/>
          </w:rPr>
          <w:t>(Last update: 20/03/23)</w:t>
        </w:r>
      </w:p>
      <w:p w14:paraId="56C90242" w14:textId="495FE29B" w:rsidR="003906D3" w:rsidRDefault="003906D3">
        <w:pPr>
          <w:pStyle w:val="Footer"/>
          <w:jc w:val="right"/>
        </w:pPr>
        <w:r>
          <w:fldChar w:fldCharType="begin"/>
        </w:r>
        <w:r>
          <w:instrText xml:space="preserve"> PAGE   \* MERGEFORMAT </w:instrText>
        </w:r>
        <w:r>
          <w:fldChar w:fldCharType="separate"/>
        </w:r>
        <w:r w:rsidR="0087199E">
          <w:rPr>
            <w:noProof/>
          </w:rPr>
          <w:t>21</w:t>
        </w:r>
        <w:r>
          <w:rPr>
            <w:noProof/>
          </w:rPr>
          <w:fldChar w:fldCharType="end"/>
        </w:r>
      </w:p>
    </w:sdtContent>
  </w:sdt>
  <w:p w14:paraId="5F86A685" w14:textId="77777777" w:rsidR="003906D3" w:rsidRDefault="003906D3" w:rsidP="00DF6B12">
    <w:pP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4C36CC" w14:textId="77777777" w:rsidR="00C85C5D" w:rsidRDefault="00C85C5D" w:rsidP="008A4A1A">
      <w:pPr>
        <w:spacing w:after="0" w:line="240" w:lineRule="auto"/>
      </w:pPr>
      <w:r>
        <w:separator/>
      </w:r>
    </w:p>
  </w:footnote>
  <w:footnote w:type="continuationSeparator" w:id="0">
    <w:p w14:paraId="0B684E25" w14:textId="77777777" w:rsidR="00C85C5D" w:rsidRDefault="00C85C5D" w:rsidP="008A4A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50F8F"/>
    <w:multiLevelType w:val="hybridMultilevel"/>
    <w:tmpl w:val="A866CC82"/>
    <w:lvl w:ilvl="0" w:tplc="B8AC3F9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6"/>
  </w:num>
  <w:num w:numId="2">
    <w:abstractNumId w:val="6"/>
  </w:num>
  <w:num w:numId="3">
    <w:abstractNumId w:val="10"/>
  </w:num>
  <w:num w:numId="4">
    <w:abstractNumId w:val="28"/>
  </w:num>
  <w:num w:numId="5">
    <w:abstractNumId w:val="1"/>
  </w:num>
  <w:num w:numId="6">
    <w:abstractNumId w:val="22"/>
  </w:num>
  <w:num w:numId="7">
    <w:abstractNumId w:val="24"/>
  </w:num>
  <w:num w:numId="8">
    <w:abstractNumId w:val="14"/>
  </w:num>
  <w:num w:numId="9">
    <w:abstractNumId w:val="4"/>
  </w:num>
  <w:num w:numId="10">
    <w:abstractNumId w:val="25"/>
  </w:num>
  <w:num w:numId="11">
    <w:abstractNumId w:val="30"/>
  </w:num>
  <w:num w:numId="12">
    <w:abstractNumId w:val="7"/>
  </w:num>
  <w:num w:numId="13">
    <w:abstractNumId w:val="18"/>
  </w:num>
  <w:num w:numId="14">
    <w:abstractNumId w:val="20"/>
  </w:num>
  <w:num w:numId="15">
    <w:abstractNumId w:val="5"/>
  </w:num>
  <w:num w:numId="16">
    <w:abstractNumId w:val="15"/>
  </w:num>
  <w:num w:numId="17">
    <w:abstractNumId w:val="31"/>
  </w:num>
  <w:num w:numId="18">
    <w:abstractNumId w:val="23"/>
  </w:num>
  <w:num w:numId="19">
    <w:abstractNumId w:val="21"/>
  </w:num>
  <w:num w:numId="20">
    <w:abstractNumId w:val="11"/>
  </w:num>
  <w:num w:numId="21">
    <w:abstractNumId w:val="29"/>
  </w:num>
  <w:num w:numId="22">
    <w:abstractNumId w:val="3"/>
  </w:num>
  <w:num w:numId="23">
    <w:abstractNumId w:val="9"/>
  </w:num>
  <w:num w:numId="24">
    <w:abstractNumId w:val="17"/>
  </w:num>
  <w:num w:numId="25">
    <w:abstractNumId w:val="13"/>
  </w:num>
  <w:num w:numId="26">
    <w:abstractNumId w:val="19"/>
  </w:num>
  <w:num w:numId="27">
    <w:abstractNumId w:val="26"/>
  </w:num>
  <w:num w:numId="28">
    <w:abstractNumId w:val="27"/>
  </w:num>
  <w:num w:numId="29">
    <w:abstractNumId w:val="12"/>
  </w:num>
  <w:num w:numId="30">
    <w:abstractNumId w:val="2"/>
  </w:num>
  <w:num w:numId="31">
    <w:abstractNumId w:val="8"/>
  </w:num>
  <w:num w:numId="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Martin">
    <w15:presenceInfo w15:providerId="Windows Live" w15:userId="0343318c77d20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2A5"/>
    <w:rsid w:val="00000487"/>
    <w:rsid w:val="00000797"/>
    <w:rsid w:val="0000188A"/>
    <w:rsid w:val="000022A5"/>
    <w:rsid w:val="00003890"/>
    <w:rsid w:val="0001122B"/>
    <w:rsid w:val="00015215"/>
    <w:rsid w:val="0002152A"/>
    <w:rsid w:val="00021B30"/>
    <w:rsid w:val="00042D24"/>
    <w:rsid w:val="000436D6"/>
    <w:rsid w:val="00045040"/>
    <w:rsid w:val="000503FB"/>
    <w:rsid w:val="00056182"/>
    <w:rsid w:val="00056F5E"/>
    <w:rsid w:val="00056F79"/>
    <w:rsid w:val="00061054"/>
    <w:rsid w:val="00061DB1"/>
    <w:rsid w:val="00062443"/>
    <w:rsid w:val="00063860"/>
    <w:rsid w:val="000639C7"/>
    <w:rsid w:val="00063B00"/>
    <w:rsid w:val="0007520F"/>
    <w:rsid w:val="00076DA5"/>
    <w:rsid w:val="000800DE"/>
    <w:rsid w:val="00082756"/>
    <w:rsid w:val="00083A20"/>
    <w:rsid w:val="00097120"/>
    <w:rsid w:val="00097873"/>
    <w:rsid w:val="000A2C6A"/>
    <w:rsid w:val="000A67F9"/>
    <w:rsid w:val="000B3DBB"/>
    <w:rsid w:val="000B55BD"/>
    <w:rsid w:val="000C2F5A"/>
    <w:rsid w:val="000C5FFF"/>
    <w:rsid w:val="000C6D17"/>
    <w:rsid w:val="000C73E9"/>
    <w:rsid w:val="000E146F"/>
    <w:rsid w:val="000E5049"/>
    <w:rsid w:val="000E556D"/>
    <w:rsid w:val="000E6090"/>
    <w:rsid w:val="000F4332"/>
    <w:rsid w:val="000F7E92"/>
    <w:rsid w:val="00100557"/>
    <w:rsid w:val="001068AE"/>
    <w:rsid w:val="0010708B"/>
    <w:rsid w:val="001100D9"/>
    <w:rsid w:val="00110D39"/>
    <w:rsid w:val="00113845"/>
    <w:rsid w:val="00114DF3"/>
    <w:rsid w:val="001205D0"/>
    <w:rsid w:val="001301A0"/>
    <w:rsid w:val="00132116"/>
    <w:rsid w:val="001324EE"/>
    <w:rsid w:val="00137DF9"/>
    <w:rsid w:val="00137FB1"/>
    <w:rsid w:val="0014637B"/>
    <w:rsid w:val="00153C60"/>
    <w:rsid w:val="00156562"/>
    <w:rsid w:val="0016119E"/>
    <w:rsid w:val="00163C73"/>
    <w:rsid w:val="001659D4"/>
    <w:rsid w:val="00166150"/>
    <w:rsid w:val="001725B6"/>
    <w:rsid w:val="00177F6C"/>
    <w:rsid w:val="00187A5B"/>
    <w:rsid w:val="00197603"/>
    <w:rsid w:val="001A5167"/>
    <w:rsid w:val="001C5491"/>
    <w:rsid w:val="001D0DA2"/>
    <w:rsid w:val="001E12E4"/>
    <w:rsid w:val="001E4527"/>
    <w:rsid w:val="001E7AF4"/>
    <w:rsid w:val="001F2E02"/>
    <w:rsid w:val="001F5B33"/>
    <w:rsid w:val="0020388F"/>
    <w:rsid w:val="00210873"/>
    <w:rsid w:val="00215E85"/>
    <w:rsid w:val="0022500C"/>
    <w:rsid w:val="0022561D"/>
    <w:rsid w:val="00231383"/>
    <w:rsid w:val="002336E6"/>
    <w:rsid w:val="0023371A"/>
    <w:rsid w:val="00233927"/>
    <w:rsid w:val="002411B8"/>
    <w:rsid w:val="00244A55"/>
    <w:rsid w:val="00255ABE"/>
    <w:rsid w:val="002566CB"/>
    <w:rsid w:val="00256F9B"/>
    <w:rsid w:val="00260A8E"/>
    <w:rsid w:val="00260C2E"/>
    <w:rsid w:val="00267E6D"/>
    <w:rsid w:val="00270B85"/>
    <w:rsid w:val="002717CB"/>
    <w:rsid w:val="00285B9C"/>
    <w:rsid w:val="002900AD"/>
    <w:rsid w:val="00295522"/>
    <w:rsid w:val="0029645E"/>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47B17"/>
    <w:rsid w:val="00351EE1"/>
    <w:rsid w:val="00352AF8"/>
    <w:rsid w:val="003609B2"/>
    <w:rsid w:val="003657CE"/>
    <w:rsid w:val="00367C05"/>
    <w:rsid w:val="00374644"/>
    <w:rsid w:val="003803B4"/>
    <w:rsid w:val="00384845"/>
    <w:rsid w:val="00386A69"/>
    <w:rsid w:val="003906D3"/>
    <w:rsid w:val="003909CD"/>
    <w:rsid w:val="00392474"/>
    <w:rsid w:val="00394A19"/>
    <w:rsid w:val="0039667F"/>
    <w:rsid w:val="00397772"/>
    <w:rsid w:val="003A079C"/>
    <w:rsid w:val="003A1921"/>
    <w:rsid w:val="003A3762"/>
    <w:rsid w:val="003A3B00"/>
    <w:rsid w:val="003A47DD"/>
    <w:rsid w:val="003A5241"/>
    <w:rsid w:val="003A658F"/>
    <w:rsid w:val="003B21A4"/>
    <w:rsid w:val="003C016E"/>
    <w:rsid w:val="003C12D9"/>
    <w:rsid w:val="003C4991"/>
    <w:rsid w:val="003D72D1"/>
    <w:rsid w:val="003E0EDA"/>
    <w:rsid w:val="003E12C6"/>
    <w:rsid w:val="003E3969"/>
    <w:rsid w:val="003E4C48"/>
    <w:rsid w:val="003E5566"/>
    <w:rsid w:val="003E5D3E"/>
    <w:rsid w:val="003F105C"/>
    <w:rsid w:val="00404ADF"/>
    <w:rsid w:val="004067D2"/>
    <w:rsid w:val="00406E51"/>
    <w:rsid w:val="00412FD5"/>
    <w:rsid w:val="00413868"/>
    <w:rsid w:val="00425196"/>
    <w:rsid w:val="00425F72"/>
    <w:rsid w:val="00427637"/>
    <w:rsid w:val="00427A72"/>
    <w:rsid w:val="00435A7D"/>
    <w:rsid w:val="00437BCF"/>
    <w:rsid w:val="00440859"/>
    <w:rsid w:val="004409CC"/>
    <w:rsid w:val="004425BA"/>
    <w:rsid w:val="00442E03"/>
    <w:rsid w:val="00444311"/>
    <w:rsid w:val="00444997"/>
    <w:rsid w:val="00446CA6"/>
    <w:rsid w:val="004472A1"/>
    <w:rsid w:val="0044790B"/>
    <w:rsid w:val="00451E5E"/>
    <w:rsid w:val="00457772"/>
    <w:rsid w:val="004619CC"/>
    <w:rsid w:val="004643E5"/>
    <w:rsid w:val="0046638C"/>
    <w:rsid w:val="00474623"/>
    <w:rsid w:val="00481FEA"/>
    <w:rsid w:val="004839F6"/>
    <w:rsid w:val="0048681D"/>
    <w:rsid w:val="0049533D"/>
    <w:rsid w:val="004A012A"/>
    <w:rsid w:val="004A06D7"/>
    <w:rsid w:val="004A6BA8"/>
    <w:rsid w:val="004B0A68"/>
    <w:rsid w:val="004B1B5B"/>
    <w:rsid w:val="004C0D51"/>
    <w:rsid w:val="004C254D"/>
    <w:rsid w:val="004C2DB8"/>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D718C"/>
    <w:rsid w:val="005E12AA"/>
    <w:rsid w:val="005E16F3"/>
    <w:rsid w:val="005E2A14"/>
    <w:rsid w:val="005E37A3"/>
    <w:rsid w:val="005E3B6B"/>
    <w:rsid w:val="005E5BCE"/>
    <w:rsid w:val="005E7977"/>
    <w:rsid w:val="005F0927"/>
    <w:rsid w:val="005F0C77"/>
    <w:rsid w:val="005F14C6"/>
    <w:rsid w:val="005F4B79"/>
    <w:rsid w:val="006007DF"/>
    <w:rsid w:val="00601154"/>
    <w:rsid w:val="00603E94"/>
    <w:rsid w:val="00605CD9"/>
    <w:rsid w:val="00607C73"/>
    <w:rsid w:val="006113CC"/>
    <w:rsid w:val="006251EB"/>
    <w:rsid w:val="00631CEE"/>
    <w:rsid w:val="00632DA4"/>
    <w:rsid w:val="006374A6"/>
    <w:rsid w:val="00642F99"/>
    <w:rsid w:val="00646A95"/>
    <w:rsid w:val="00655051"/>
    <w:rsid w:val="00662154"/>
    <w:rsid w:val="00662F6C"/>
    <w:rsid w:val="00666633"/>
    <w:rsid w:val="00681BBA"/>
    <w:rsid w:val="00681CDF"/>
    <w:rsid w:val="0068582C"/>
    <w:rsid w:val="0069212A"/>
    <w:rsid w:val="00692AD3"/>
    <w:rsid w:val="0069317F"/>
    <w:rsid w:val="006A20ED"/>
    <w:rsid w:val="006A68FB"/>
    <w:rsid w:val="006A6F07"/>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75D"/>
    <w:rsid w:val="006E2060"/>
    <w:rsid w:val="006E2D05"/>
    <w:rsid w:val="006F1C3C"/>
    <w:rsid w:val="006F58D1"/>
    <w:rsid w:val="006F77AB"/>
    <w:rsid w:val="00703E07"/>
    <w:rsid w:val="00710DEA"/>
    <w:rsid w:val="00712B79"/>
    <w:rsid w:val="00712E74"/>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84AD3"/>
    <w:rsid w:val="00790820"/>
    <w:rsid w:val="00797FF9"/>
    <w:rsid w:val="007A357C"/>
    <w:rsid w:val="007A4FA0"/>
    <w:rsid w:val="007A7C40"/>
    <w:rsid w:val="007B1B9F"/>
    <w:rsid w:val="007B413F"/>
    <w:rsid w:val="007B445F"/>
    <w:rsid w:val="007B684E"/>
    <w:rsid w:val="007C040D"/>
    <w:rsid w:val="007C6F11"/>
    <w:rsid w:val="007D6172"/>
    <w:rsid w:val="007E3FA8"/>
    <w:rsid w:val="007F1439"/>
    <w:rsid w:val="007F4D16"/>
    <w:rsid w:val="008016B2"/>
    <w:rsid w:val="00813D2F"/>
    <w:rsid w:val="008335F3"/>
    <w:rsid w:val="00837091"/>
    <w:rsid w:val="00844108"/>
    <w:rsid w:val="00853067"/>
    <w:rsid w:val="00854772"/>
    <w:rsid w:val="0086010D"/>
    <w:rsid w:val="00860655"/>
    <w:rsid w:val="00861991"/>
    <w:rsid w:val="00861A4B"/>
    <w:rsid w:val="00861E80"/>
    <w:rsid w:val="00862E9E"/>
    <w:rsid w:val="00863793"/>
    <w:rsid w:val="008666D8"/>
    <w:rsid w:val="0087199E"/>
    <w:rsid w:val="00882A56"/>
    <w:rsid w:val="0088387D"/>
    <w:rsid w:val="00884048"/>
    <w:rsid w:val="00885F50"/>
    <w:rsid w:val="00887B97"/>
    <w:rsid w:val="00890540"/>
    <w:rsid w:val="00897149"/>
    <w:rsid w:val="008A0C31"/>
    <w:rsid w:val="008A4A1A"/>
    <w:rsid w:val="008A54E5"/>
    <w:rsid w:val="008A690F"/>
    <w:rsid w:val="008A79E4"/>
    <w:rsid w:val="008A7D9F"/>
    <w:rsid w:val="008B0A26"/>
    <w:rsid w:val="008B7A09"/>
    <w:rsid w:val="008C4F10"/>
    <w:rsid w:val="008D45BE"/>
    <w:rsid w:val="008D4EAD"/>
    <w:rsid w:val="008D7030"/>
    <w:rsid w:val="008E07F1"/>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1B33"/>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205"/>
    <w:rsid w:val="00A777C3"/>
    <w:rsid w:val="00A8436A"/>
    <w:rsid w:val="00A852F1"/>
    <w:rsid w:val="00A86F09"/>
    <w:rsid w:val="00A90258"/>
    <w:rsid w:val="00A91E23"/>
    <w:rsid w:val="00A93B80"/>
    <w:rsid w:val="00A96345"/>
    <w:rsid w:val="00AA2493"/>
    <w:rsid w:val="00AA3747"/>
    <w:rsid w:val="00AA7FAF"/>
    <w:rsid w:val="00AB093E"/>
    <w:rsid w:val="00AB1BBB"/>
    <w:rsid w:val="00AB3905"/>
    <w:rsid w:val="00AB6142"/>
    <w:rsid w:val="00AB7308"/>
    <w:rsid w:val="00AC1AB1"/>
    <w:rsid w:val="00AC3397"/>
    <w:rsid w:val="00AC47C4"/>
    <w:rsid w:val="00AD04D8"/>
    <w:rsid w:val="00AD220A"/>
    <w:rsid w:val="00AD7578"/>
    <w:rsid w:val="00AF14F7"/>
    <w:rsid w:val="00AF7273"/>
    <w:rsid w:val="00B01636"/>
    <w:rsid w:val="00B03525"/>
    <w:rsid w:val="00B04158"/>
    <w:rsid w:val="00B13EF0"/>
    <w:rsid w:val="00B20567"/>
    <w:rsid w:val="00B21710"/>
    <w:rsid w:val="00B23D62"/>
    <w:rsid w:val="00B24475"/>
    <w:rsid w:val="00B33422"/>
    <w:rsid w:val="00B3666B"/>
    <w:rsid w:val="00B401C7"/>
    <w:rsid w:val="00B4038B"/>
    <w:rsid w:val="00B40A23"/>
    <w:rsid w:val="00B47F76"/>
    <w:rsid w:val="00B55C5B"/>
    <w:rsid w:val="00B57A3C"/>
    <w:rsid w:val="00B6246C"/>
    <w:rsid w:val="00B741C7"/>
    <w:rsid w:val="00B9029A"/>
    <w:rsid w:val="00B909AE"/>
    <w:rsid w:val="00B94A76"/>
    <w:rsid w:val="00B95A02"/>
    <w:rsid w:val="00BA0BCA"/>
    <w:rsid w:val="00BA3523"/>
    <w:rsid w:val="00BB02FB"/>
    <w:rsid w:val="00BB0E2B"/>
    <w:rsid w:val="00BB7C31"/>
    <w:rsid w:val="00BC018D"/>
    <w:rsid w:val="00BC50A1"/>
    <w:rsid w:val="00BC5967"/>
    <w:rsid w:val="00BC5CB1"/>
    <w:rsid w:val="00BD1FE6"/>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28A7"/>
    <w:rsid w:val="00C6408B"/>
    <w:rsid w:val="00C66A9A"/>
    <w:rsid w:val="00C75376"/>
    <w:rsid w:val="00C75750"/>
    <w:rsid w:val="00C7737D"/>
    <w:rsid w:val="00C77BE2"/>
    <w:rsid w:val="00C8546E"/>
    <w:rsid w:val="00C85C5D"/>
    <w:rsid w:val="00C8675B"/>
    <w:rsid w:val="00C87F4A"/>
    <w:rsid w:val="00CA5B6F"/>
    <w:rsid w:val="00CB2567"/>
    <w:rsid w:val="00CB2778"/>
    <w:rsid w:val="00CB2C5F"/>
    <w:rsid w:val="00CB3592"/>
    <w:rsid w:val="00CB3A7D"/>
    <w:rsid w:val="00CB503A"/>
    <w:rsid w:val="00CB595B"/>
    <w:rsid w:val="00CD12B9"/>
    <w:rsid w:val="00CD2AF0"/>
    <w:rsid w:val="00CD7368"/>
    <w:rsid w:val="00CD77DF"/>
    <w:rsid w:val="00CE02F5"/>
    <w:rsid w:val="00CE06C8"/>
    <w:rsid w:val="00CE6436"/>
    <w:rsid w:val="00CF05F0"/>
    <w:rsid w:val="00CF552E"/>
    <w:rsid w:val="00D01999"/>
    <w:rsid w:val="00D048D9"/>
    <w:rsid w:val="00D05BA5"/>
    <w:rsid w:val="00D11768"/>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7598F"/>
    <w:rsid w:val="00D80FE1"/>
    <w:rsid w:val="00D81C4C"/>
    <w:rsid w:val="00D92050"/>
    <w:rsid w:val="00D934AB"/>
    <w:rsid w:val="00DA3E8A"/>
    <w:rsid w:val="00DA5027"/>
    <w:rsid w:val="00DA6277"/>
    <w:rsid w:val="00DB3F0A"/>
    <w:rsid w:val="00DB5D4E"/>
    <w:rsid w:val="00DC161B"/>
    <w:rsid w:val="00DC5B19"/>
    <w:rsid w:val="00DC7B65"/>
    <w:rsid w:val="00DD3D5E"/>
    <w:rsid w:val="00DD576B"/>
    <w:rsid w:val="00DE38BF"/>
    <w:rsid w:val="00DE56F0"/>
    <w:rsid w:val="00DF050A"/>
    <w:rsid w:val="00DF0E9A"/>
    <w:rsid w:val="00DF150B"/>
    <w:rsid w:val="00DF15F2"/>
    <w:rsid w:val="00DF3462"/>
    <w:rsid w:val="00DF3A46"/>
    <w:rsid w:val="00DF6B12"/>
    <w:rsid w:val="00DF7386"/>
    <w:rsid w:val="00E05DAB"/>
    <w:rsid w:val="00E11C1D"/>
    <w:rsid w:val="00E235AF"/>
    <w:rsid w:val="00E25F27"/>
    <w:rsid w:val="00E34A6E"/>
    <w:rsid w:val="00E3779A"/>
    <w:rsid w:val="00E436F1"/>
    <w:rsid w:val="00E47E97"/>
    <w:rsid w:val="00E50ED4"/>
    <w:rsid w:val="00E539D1"/>
    <w:rsid w:val="00E54647"/>
    <w:rsid w:val="00E6105D"/>
    <w:rsid w:val="00E71DD3"/>
    <w:rsid w:val="00E749AE"/>
    <w:rsid w:val="00E84E91"/>
    <w:rsid w:val="00E904BE"/>
    <w:rsid w:val="00E90C60"/>
    <w:rsid w:val="00E938C8"/>
    <w:rsid w:val="00E94C25"/>
    <w:rsid w:val="00EA0E0F"/>
    <w:rsid w:val="00EA16B0"/>
    <w:rsid w:val="00EA30E0"/>
    <w:rsid w:val="00EA6CFC"/>
    <w:rsid w:val="00EB1084"/>
    <w:rsid w:val="00EB648C"/>
    <w:rsid w:val="00EB728F"/>
    <w:rsid w:val="00EC0527"/>
    <w:rsid w:val="00ED0477"/>
    <w:rsid w:val="00ED189F"/>
    <w:rsid w:val="00ED74D0"/>
    <w:rsid w:val="00EE3274"/>
    <w:rsid w:val="00EF1E5E"/>
    <w:rsid w:val="00EF40A6"/>
    <w:rsid w:val="00EF6882"/>
    <w:rsid w:val="00F01BCA"/>
    <w:rsid w:val="00F03DA0"/>
    <w:rsid w:val="00F10CDB"/>
    <w:rsid w:val="00F14497"/>
    <w:rsid w:val="00F15C78"/>
    <w:rsid w:val="00F20338"/>
    <w:rsid w:val="00F21F94"/>
    <w:rsid w:val="00F22CFB"/>
    <w:rsid w:val="00F323AB"/>
    <w:rsid w:val="00F35D72"/>
    <w:rsid w:val="00F373D7"/>
    <w:rsid w:val="00F41048"/>
    <w:rsid w:val="00F42A15"/>
    <w:rsid w:val="00F54E51"/>
    <w:rsid w:val="00F57019"/>
    <w:rsid w:val="00F6339A"/>
    <w:rsid w:val="00F64001"/>
    <w:rsid w:val="00F648EF"/>
    <w:rsid w:val="00F665FA"/>
    <w:rsid w:val="00F81C51"/>
    <w:rsid w:val="00F87320"/>
    <w:rsid w:val="00F91412"/>
    <w:rsid w:val="00F922E0"/>
    <w:rsid w:val="00F933DD"/>
    <w:rsid w:val="00F94148"/>
    <w:rsid w:val="00F9654C"/>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3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 w:type="character" w:customStyle="1" w:styleId="cf01">
    <w:name w:val="cf01"/>
    <w:basedOn w:val="DefaultParagraphFont"/>
    <w:rsid w:val="00A93B80"/>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 w:type="character" w:customStyle="1" w:styleId="cf01">
    <w:name w:val="cf01"/>
    <w:basedOn w:val="DefaultParagraphFont"/>
    <w:rsid w:val="00A93B8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yperlink" Target="mailto:a.eguiguren@bcbl.eu" TargetMode="External"/><Relationship Id="rId3" Type="http://schemas.openxmlformats.org/officeDocument/2006/relationships/styles" Target="styles.xml"/><Relationship Id="rId21" Type="http://schemas.openxmlformats.org/officeDocument/2006/relationships/hyperlink" Target="mailto:participa@bcbl.eu"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a.eguiguren@bcbl.eu" TargetMode="External"/><Relationship Id="rId20" Type="http://schemas.openxmlformats.org/officeDocument/2006/relationships/hyperlink" Target="mailto:participa@bcbl.e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esnal@bcbl.eu"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o.vadillo@bcbl.eu"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a.eguiguren@bcbl.eu"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hyperlink" Target="mailto:participa@bcbl.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7D34C-B6FE-4760-9F3C-F71268285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8434</Words>
  <Characters>46388</Characters>
  <Application>Microsoft Office Word</Application>
  <DocSecurity>0</DocSecurity>
  <Lines>386</Lines>
  <Paragraphs>109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54713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BCBL Admin</cp:lastModifiedBy>
  <cp:revision>2</cp:revision>
  <cp:lastPrinted>2019-04-30T11:06:00Z</cp:lastPrinted>
  <dcterms:created xsi:type="dcterms:W3CDTF">2023-09-05T09:24:00Z</dcterms:created>
  <dcterms:modified xsi:type="dcterms:W3CDTF">2023-09-05T09:24:00Z</dcterms:modified>
</cp:coreProperties>
</file>