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77777777" w:rsidR="00367C05" w:rsidRPr="003A47DD" w:rsidRDefault="00367C05" w:rsidP="00427637">
      <w:pPr>
        <w:rPr>
          <w:b/>
          <w:szCs w:val="24"/>
          <w:u w:val="single"/>
        </w:rPr>
      </w:pPr>
      <w:r w:rsidRPr="003A47DD">
        <w:rPr>
          <w:b/>
          <w:szCs w:val="24"/>
          <w:u w:val="single"/>
        </w:rPr>
        <w:t xml:space="preserve">REVISED BY: </w:t>
      </w:r>
    </w:p>
    <w:p w14:paraId="167E1083" w14:textId="77777777" w:rsidR="005C02A5" w:rsidRPr="003A47DD" w:rsidRDefault="00187A5B" w:rsidP="004C2DB8">
      <w:pPr>
        <w:pStyle w:val="Heading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4"/>
        <w:gridCol w:w="6916"/>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 xml:space="preserve">(For folder and </w:t>
            </w:r>
            <w:proofErr w:type="spellStart"/>
            <w:r w:rsidR="00457772" w:rsidRPr="003A47DD">
              <w:rPr>
                <w:i/>
                <w:sz w:val="20"/>
                <w:szCs w:val="20"/>
              </w:rPr>
              <w:t>P</w:t>
            </w:r>
            <w:r w:rsidR="002F4007" w:rsidRPr="003A47DD">
              <w:rPr>
                <w:i/>
                <w:sz w:val="20"/>
                <w:szCs w:val="20"/>
              </w:rPr>
              <w:t>articipa</w:t>
            </w:r>
            <w:proofErr w:type="spellEnd"/>
            <w:r w:rsidR="00457772" w:rsidRPr="003A47DD">
              <w:rPr>
                <w:i/>
                <w:sz w:val="20"/>
                <w:szCs w:val="20"/>
              </w:rPr>
              <w:t xml:space="preserve"> web</w:t>
            </w:r>
            <w:r w:rsidR="002F4007" w:rsidRPr="003A47DD">
              <w:rPr>
                <w:i/>
                <w:sz w:val="20"/>
                <w:szCs w:val="20"/>
              </w:rPr>
              <w:t>)</w:t>
            </w:r>
          </w:p>
        </w:tc>
        <w:tc>
          <w:tcPr>
            <w:tcW w:w="7069" w:type="dxa"/>
          </w:tcPr>
          <w:p w14:paraId="6EE8DB51" w14:textId="31D62D68" w:rsidR="005C02A5" w:rsidRPr="003A47DD" w:rsidRDefault="0020388F" w:rsidP="004643E5">
            <w:pPr>
              <w:spacing w:after="0" w:line="240" w:lineRule="auto"/>
            </w:pPr>
            <w:r>
              <w:t>REPSWITCH</w:t>
            </w:r>
          </w:p>
        </w:tc>
      </w:tr>
      <w:tr w:rsidR="0020388F" w:rsidRPr="003A47DD" w14:paraId="7087D294" w14:textId="77777777" w:rsidTr="006F58D1">
        <w:tc>
          <w:tcPr>
            <w:tcW w:w="3227" w:type="dxa"/>
            <w:shd w:val="clear" w:color="auto" w:fill="D9D9D9"/>
          </w:tcPr>
          <w:p w14:paraId="10A86B80" w14:textId="77777777" w:rsidR="0020388F" w:rsidRPr="003A47DD" w:rsidRDefault="0020388F" w:rsidP="0020388F">
            <w:pPr>
              <w:spacing w:after="0" w:line="240" w:lineRule="auto"/>
              <w:rPr>
                <w:lang w:val="es-ES_tradnl"/>
              </w:rPr>
            </w:pPr>
            <w:r w:rsidRPr="003A47DD">
              <w:rPr>
                <w:lang w:val="es-ES_tradnl"/>
              </w:rPr>
              <w:t>EXPERIMENT EXTENDED NAME</w:t>
            </w:r>
          </w:p>
        </w:tc>
        <w:tc>
          <w:tcPr>
            <w:tcW w:w="7069" w:type="dxa"/>
          </w:tcPr>
          <w:p w14:paraId="2830BB22" w14:textId="7A331538" w:rsidR="0020388F" w:rsidRPr="0020388F" w:rsidRDefault="0020388F" w:rsidP="0020388F">
            <w:pPr>
              <w:spacing w:after="0" w:line="240" w:lineRule="auto"/>
            </w:pPr>
            <w:r w:rsidRPr="00322BCD">
              <w:t>Switching response modalities in picture naming</w:t>
            </w:r>
          </w:p>
        </w:tc>
      </w:tr>
      <w:tr w:rsidR="0020388F" w:rsidRPr="003A47DD" w14:paraId="1507B1E4" w14:textId="77777777" w:rsidTr="006F58D1">
        <w:tc>
          <w:tcPr>
            <w:tcW w:w="3227" w:type="dxa"/>
            <w:shd w:val="clear" w:color="auto" w:fill="D9D9D9"/>
          </w:tcPr>
          <w:p w14:paraId="25A65FB1" w14:textId="77777777" w:rsidR="0020388F" w:rsidRPr="003A47DD" w:rsidRDefault="0020388F" w:rsidP="0020388F">
            <w:pPr>
              <w:spacing w:after="0" w:line="240" w:lineRule="auto"/>
              <w:rPr>
                <w:lang w:val="es-ES_tradnl"/>
              </w:rPr>
            </w:pPr>
            <w:r w:rsidRPr="003A47DD">
              <w:rPr>
                <w:lang w:val="es-ES_tradnl"/>
              </w:rPr>
              <w:t>SUBMITTER</w:t>
            </w:r>
          </w:p>
        </w:tc>
        <w:tc>
          <w:tcPr>
            <w:tcW w:w="7069" w:type="dxa"/>
          </w:tcPr>
          <w:p w14:paraId="7AB1E0BD" w14:textId="28286DF7" w:rsidR="0020388F" w:rsidRPr="003A47DD" w:rsidRDefault="0020388F" w:rsidP="0020388F">
            <w:pPr>
              <w:spacing w:after="0" w:line="240" w:lineRule="auto"/>
              <w:rPr>
                <w:lang w:val="es-ES_tradnl"/>
              </w:rPr>
            </w:pPr>
            <w:r>
              <w:rPr>
                <w:lang w:val="es-ES_tradnl"/>
              </w:rPr>
              <w:t>Aikaterini Tsaroucha</w:t>
            </w:r>
          </w:p>
        </w:tc>
      </w:tr>
      <w:tr w:rsidR="0020388F" w:rsidRPr="003A47DD" w14:paraId="3CE42310" w14:textId="77777777" w:rsidTr="006F58D1">
        <w:tc>
          <w:tcPr>
            <w:tcW w:w="3227" w:type="dxa"/>
            <w:shd w:val="clear" w:color="auto" w:fill="D9D9D9"/>
          </w:tcPr>
          <w:p w14:paraId="63403BC9" w14:textId="77777777" w:rsidR="0020388F" w:rsidRPr="003A47DD" w:rsidRDefault="0020388F" w:rsidP="0020388F">
            <w:pPr>
              <w:spacing w:after="0" w:line="240" w:lineRule="auto"/>
              <w:rPr>
                <w:lang w:val="es-ES_tradnl"/>
              </w:rPr>
            </w:pPr>
            <w:r w:rsidRPr="003A47DD">
              <w:rPr>
                <w:lang w:val="es-ES_tradnl"/>
              </w:rPr>
              <w:t>OTHER RESEARCHERS INVOLVED</w:t>
            </w:r>
          </w:p>
        </w:tc>
        <w:tc>
          <w:tcPr>
            <w:tcW w:w="7069" w:type="dxa"/>
          </w:tcPr>
          <w:p w14:paraId="3242848F" w14:textId="07213491" w:rsidR="0020388F" w:rsidRPr="003A47DD" w:rsidRDefault="0020388F" w:rsidP="0020388F">
            <w:pPr>
              <w:spacing w:after="0" w:line="240" w:lineRule="auto"/>
              <w:rPr>
                <w:lang w:val="es-ES_tradnl"/>
              </w:rPr>
            </w:pPr>
            <w:r>
              <w:rPr>
                <w:lang w:val="es-ES_tradnl"/>
              </w:rPr>
              <w:t xml:space="preserve">Clara Martin, Svetlana </w:t>
            </w:r>
            <w:proofErr w:type="spellStart"/>
            <w:r>
              <w:rPr>
                <w:lang w:val="es-ES_tradnl"/>
              </w:rPr>
              <w:t>Pinet</w:t>
            </w:r>
            <w:proofErr w:type="spellEnd"/>
          </w:p>
        </w:tc>
      </w:tr>
      <w:tr w:rsidR="0020388F" w:rsidRPr="003A47DD" w14:paraId="5476D3A2" w14:textId="77777777" w:rsidTr="006F58D1">
        <w:tc>
          <w:tcPr>
            <w:tcW w:w="3227" w:type="dxa"/>
            <w:shd w:val="clear" w:color="auto" w:fill="D9D9D9"/>
          </w:tcPr>
          <w:p w14:paraId="1721F0BC" w14:textId="77777777" w:rsidR="0020388F" w:rsidRPr="003A47DD" w:rsidRDefault="0020388F" w:rsidP="0020388F">
            <w:pPr>
              <w:spacing w:after="0" w:line="240" w:lineRule="auto"/>
              <w:rPr>
                <w:lang w:val="es-ES_tradnl"/>
              </w:rPr>
            </w:pPr>
            <w:r w:rsidRPr="003A47DD">
              <w:rPr>
                <w:lang w:val="es-ES_tradnl"/>
              </w:rPr>
              <w:t>DATE OF SUBMISSION</w:t>
            </w:r>
          </w:p>
        </w:tc>
        <w:tc>
          <w:tcPr>
            <w:tcW w:w="7069" w:type="dxa"/>
          </w:tcPr>
          <w:p w14:paraId="0C1D208F" w14:textId="77777777" w:rsidR="0020388F" w:rsidRPr="003A47DD" w:rsidRDefault="0020388F" w:rsidP="0020388F">
            <w:pPr>
              <w:spacing w:after="0" w:line="240" w:lineRule="auto"/>
              <w:rPr>
                <w:lang w:val="es-ES_tradnl"/>
              </w:rPr>
            </w:pPr>
          </w:p>
        </w:tc>
      </w:tr>
      <w:tr w:rsidR="0020388F" w:rsidRPr="003A47DD" w14:paraId="4A528CC1" w14:textId="77777777" w:rsidTr="00056182">
        <w:tc>
          <w:tcPr>
            <w:tcW w:w="3227" w:type="dxa"/>
            <w:shd w:val="clear" w:color="auto" w:fill="D9D9D9"/>
          </w:tcPr>
          <w:p w14:paraId="6DA1C4D7" w14:textId="77777777" w:rsidR="0020388F" w:rsidRPr="003A47DD" w:rsidRDefault="0020388F" w:rsidP="0020388F">
            <w:pPr>
              <w:spacing w:after="0" w:line="240" w:lineRule="auto"/>
              <w:rPr>
                <w:lang w:val="es-ES_tradnl"/>
              </w:rPr>
            </w:pPr>
            <w:r w:rsidRPr="003A47DD">
              <w:rPr>
                <w:lang w:val="es-ES_tradnl"/>
              </w:rPr>
              <w:t>REQUEST TYPE</w:t>
            </w:r>
          </w:p>
        </w:tc>
        <w:tc>
          <w:tcPr>
            <w:tcW w:w="7069" w:type="dxa"/>
          </w:tcPr>
          <w:p w14:paraId="720967E2" w14:textId="77777777" w:rsidR="0020388F" w:rsidRPr="003A47DD" w:rsidRDefault="0020388F" w:rsidP="0020388F">
            <w:pPr>
              <w:spacing w:after="0" w:line="240" w:lineRule="auto"/>
            </w:pPr>
            <w:r w:rsidRPr="0020388F">
              <w:rPr>
                <w:highlight w:val="black"/>
              </w:rPr>
              <w:t>□</w:t>
            </w:r>
            <w:r w:rsidRPr="003A47DD">
              <w:t xml:space="preserve"> Real experiment      </w:t>
            </w:r>
          </w:p>
          <w:p w14:paraId="6DE34C00" w14:textId="77777777" w:rsidR="0020388F" w:rsidRPr="003A47DD" w:rsidRDefault="0020388F" w:rsidP="0020388F">
            <w:pPr>
              <w:spacing w:after="0" w:line="240" w:lineRule="auto"/>
            </w:pPr>
            <w:r w:rsidRPr="003A47DD">
              <w:t xml:space="preserve">□ Pilot (more than 5 subjects) </w:t>
            </w:r>
          </w:p>
          <w:p w14:paraId="43E7826D" w14:textId="77777777" w:rsidR="0020388F" w:rsidRPr="003A47DD" w:rsidRDefault="0020388F" w:rsidP="0020388F">
            <w:pPr>
              <w:spacing w:after="0" w:line="240" w:lineRule="auto"/>
            </w:pPr>
            <w:r w:rsidRPr="003A47DD">
              <w:t xml:space="preserve">□ Normative or survey </w:t>
            </w:r>
          </w:p>
          <w:p w14:paraId="23837521" w14:textId="77777777" w:rsidR="0020388F" w:rsidRPr="003A47DD" w:rsidRDefault="0020388F" w:rsidP="0020388F">
            <w:pPr>
              <w:spacing w:after="0" w:line="240" w:lineRule="auto"/>
            </w:pPr>
            <w:r w:rsidRPr="003A47DD">
              <w:t xml:space="preserve">□ Follow-up study:                                 </w:t>
            </w:r>
          </w:p>
          <w:p w14:paraId="05312B30" w14:textId="77777777" w:rsidR="0020388F" w:rsidRPr="003A47DD" w:rsidRDefault="0020388F" w:rsidP="0020388F">
            <w:pPr>
              <w:spacing w:after="0" w:line="240" w:lineRule="auto"/>
              <w:rPr>
                <w:sz w:val="20"/>
              </w:rPr>
            </w:pPr>
            <w:r w:rsidRPr="003A47DD">
              <w:t xml:space="preserve"> </w:t>
            </w:r>
            <w:r w:rsidRPr="003A47DD">
              <w:rPr>
                <w:sz w:val="20"/>
              </w:rPr>
              <w:t>Name of previous study: ______________ Ticket Number: ______________</w:t>
            </w:r>
          </w:p>
        </w:tc>
      </w:tr>
      <w:tr w:rsidR="0020388F" w:rsidRPr="003A47DD" w14:paraId="36D4836A" w14:textId="77777777" w:rsidTr="006F58D1">
        <w:tc>
          <w:tcPr>
            <w:tcW w:w="3227" w:type="dxa"/>
            <w:shd w:val="clear" w:color="auto" w:fill="D9D9D9"/>
          </w:tcPr>
          <w:p w14:paraId="5BEEAA6B" w14:textId="77777777" w:rsidR="0020388F" w:rsidRPr="003A47DD" w:rsidRDefault="0020388F" w:rsidP="0020388F">
            <w:pPr>
              <w:spacing w:after="0" w:line="240" w:lineRule="auto"/>
              <w:rPr>
                <w:lang w:val="es-ES_tradnl"/>
              </w:rPr>
            </w:pPr>
            <w:r w:rsidRPr="003A47DD">
              <w:rPr>
                <w:lang w:val="es-ES_tradnl"/>
              </w:rPr>
              <w:t>LOCATION</w:t>
            </w:r>
          </w:p>
        </w:tc>
        <w:tc>
          <w:tcPr>
            <w:tcW w:w="7069" w:type="dxa"/>
          </w:tcPr>
          <w:p w14:paraId="6E0CB0B2" w14:textId="77777777" w:rsidR="0020388F" w:rsidRPr="003A47DD" w:rsidRDefault="0020388F" w:rsidP="0020388F">
            <w:pPr>
              <w:spacing w:after="0" w:line="240" w:lineRule="auto"/>
            </w:pPr>
            <w:r w:rsidRPr="003A47DD">
              <w:t xml:space="preserve">□ MIRAMON      </w:t>
            </w:r>
            <w:r w:rsidRPr="0020388F">
              <w:rPr>
                <w:highlight w:val="black"/>
              </w:rPr>
              <w:t>□</w:t>
            </w:r>
            <w:r w:rsidRPr="003A47DD">
              <w:t xml:space="preserve"> KORTA     □ MURCIA*         □ ONLINE</w:t>
            </w:r>
          </w:p>
          <w:p w14:paraId="77E39718" w14:textId="77777777" w:rsidR="0020388F" w:rsidRPr="003A47DD" w:rsidRDefault="0020388F" w:rsidP="0020388F">
            <w:pPr>
              <w:spacing w:after="0" w:line="240" w:lineRule="auto"/>
            </w:pPr>
            <w:r w:rsidRPr="003A47DD">
              <w:t xml:space="preserve">□ OTHER: _____________   □ MULTIPLE LOCATIONS: ______________   </w:t>
            </w:r>
          </w:p>
          <w:p w14:paraId="71286C6D" w14:textId="77777777" w:rsidR="0020388F" w:rsidRPr="003A47DD" w:rsidRDefault="0020388F" w:rsidP="0020388F">
            <w:pPr>
              <w:spacing w:after="0" w:line="240" w:lineRule="auto"/>
              <w:rPr>
                <w:sz w:val="16"/>
                <w:szCs w:val="16"/>
              </w:rPr>
            </w:pPr>
            <w:r w:rsidRPr="003A47DD">
              <w:rPr>
                <w:sz w:val="16"/>
                <w:szCs w:val="16"/>
              </w:rPr>
              <w:t>* For this laboratory, it is necessary to fill in the corresponding annex at the end of this document.</w:t>
            </w:r>
          </w:p>
        </w:tc>
      </w:tr>
      <w:tr w:rsidR="0020388F" w:rsidRPr="003A47DD" w14:paraId="5162FA84" w14:textId="77777777" w:rsidTr="006F58D1">
        <w:tc>
          <w:tcPr>
            <w:tcW w:w="3227" w:type="dxa"/>
            <w:shd w:val="clear" w:color="auto" w:fill="D9D9D9"/>
          </w:tcPr>
          <w:p w14:paraId="11C2500E" w14:textId="77777777" w:rsidR="0020388F" w:rsidRPr="003A47DD" w:rsidRDefault="0020388F" w:rsidP="0020388F">
            <w:pPr>
              <w:spacing w:after="0" w:line="240" w:lineRule="auto"/>
              <w:rPr>
                <w:lang w:val="es-ES_tradnl"/>
              </w:rPr>
            </w:pPr>
            <w:r w:rsidRPr="003A47DD">
              <w:rPr>
                <w:lang w:val="es-ES_tradnl"/>
              </w:rPr>
              <w:t>TECHNIQUE</w:t>
            </w:r>
          </w:p>
        </w:tc>
        <w:tc>
          <w:tcPr>
            <w:tcW w:w="7069" w:type="dxa"/>
          </w:tcPr>
          <w:p w14:paraId="6685D4B1" w14:textId="77777777" w:rsidR="0020388F" w:rsidRPr="003A47DD" w:rsidRDefault="0020388F" w:rsidP="0020388F">
            <w:pPr>
              <w:spacing w:after="0" w:line="240" w:lineRule="auto"/>
            </w:pPr>
            <w:r w:rsidRPr="0020388F">
              <w:rPr>
                <w:highlight w:val="black"/>
              </w:rPr>
              <w:t>□</w:t>
            </w:r>
            <w:r w:rsidRPr="003A47DD">
              <w:t xml:space="preserve"> Behavioral           □ Questionnaires/Survey/Normative* </w:t>
            </w:r>
            <w:r w:rsidRPr="003A47DD">
              <w:rPr>
                <w:sz w:val="16"/>
                <w:szCs w:val="16"/>
              </w:rPr>
              <w:t>(face-to face)</w:t>
            </w:r>
          </w:p>
          <w:p w14:paraId="373D7F90" w14:textId="428A2F75" w:rsidR="0020388F" w:rsidRPr="003A47DD" w:rsidRDefault="0020388F" w:rsidP="0020388F">
            <w:pPr>
              <w:spacing w:after="0" w:line="240" w:lineRule="auto"/>
            </w:pPr>
            <w:r w:rsidRPr="003A47DD">
              <w:t xml:space="preserve">□ Eye-Tracking                          □ EEG           □ ONLINE </w:t>
            </w:r>
            <w:r w:rsidRPr="003A47DD">
              <w:rPr>
                <w:sz w:val="16"/>
                <w:szCs w:val="16"/>
              </w:rPr>
              <w:t>(Survey/ normative/experiment)</w:t>
            </w:r>
            <w:r w:rsidRPr="003A47DD">
              <w:t xml:space="preserve">     </w:t>
            </w:r>
          </w:p>
          <w:p w14:paraId="1B7E2520" w14:textId="21A9E073" w:rsidR="0020388F" w:rsidRPr="003A47DD" w:rsidRDefault="0020388F" w:rsidP="0020388F">
            <w:pPr>
              <w:spacing w:after="0" w:line="240" w:lineRule="auto"/>
            </w:pPr>
            <w:r w:rsidRPr="003A47DD">
              <w:t xml:space="preserve">□ MEG                                        □ MRI           □ Kinect                                        </w:t>
            </w:r>
          </w:p>
        </w:tc>
      </w:tr>
      <w:tr w:rsidR="0020388F" w:rsidRPr="003A47DD" w14:paraId="4B57F054" w14:textId="77777777" w:rsidTr="006F58D1">
        <w:tc>
          <w:tcPr>
            <w:tcW w:w="3227" w:type="dxa"/>
            <w:shd w:val="clear" w:color="auto" w:fill="D9D9D9"/>
          </w:tcPr>
          <w:p w14:paraId="5D317524" w14:textId="77777777" w:rsidR="0020388F" w:rsidRPr="003A47DD" w:rsidRDefault="0020388F" w:rsidP="0020388F">
            <w:pPr>
              <w:spacing w:after="0" w:line="240" w:lineRule="auto"/>
            </w:pPr>
            <w:r w:rsidRPr="003A47DD">
              <w:t>SESSIONS</w:t>
            </w:r>
          </w:p>
        </w:tc>
        <w:tc>
          <w:tcPr>
            <w:tcW w:w="7069" w:type="dxa"/>
          </w:tcPr>
          <w:p w14:paraId="4D67C217" w14:textId="298B13CE" w:rsidR="0020388F" w:rsidRPr="003A47DD" w:rsidRDefault="0020388F" w:rsidP="0020388F">
            <w:pPr>
              <w:spacing w:after="0" w:line="240" w:lineRule="auto"/>
            </w:pPr>
            <w:r w:rsidRPr="003A47DD">
              <w:t xml:space="preserve">Number of sessions: </w:t>
            </w:r>
            <w:r>
              <w:rPr>
                <w:sz w:val="20"/>
              </w:rPr>
              <w:t>1</w:t>
            </w:r>
            <w:r w:rsidRPr="003A47DD">
              <w:t xml:space="preserve">                            </w:t>
            </w:r>
          </w:p>
          <w:p w14:paraId="208DC84B" w14:textId="77777777" w:rsidR="0020388F" w:rsidRPr="003A47DD" w:rsidRDefault="0020388F" w:rsidP="0020388F">
            <w:pPr>
              <w:spacing w:after="0" w:line="240" w:lineRule="auto"/>
            </w:pPr>
            <w:r w:rsidRPr="003A47DD">
              <w:t>Duration of sessions:</w:t>
            </w:r>
          </w:p>
          <w:p w14:paraId="7A49BA36" w14:textId="51D2F21F" w:rsidR="0020388F" w:rsidRPr="003A47DD" w:rsidRDefault="0020388F" w:rsidP="0020388F">
            <w:pPr>
              <w:spacing w:after="0" w:line="240" w:lineRule="auto"/>
              <w:rPr>
                <w:sz w:val="20"/>
                <w:lang w:val="fr-FR"/>
              </w:rPr>
            </w:pPr>
            <w:r w:rsidRPr="003A47DD">
              <w:rPr>
                <w:sz w:val="20"/>
                <w:lang w:val="fr-FR"/>
              </w:rPr>
              <w:t xml:space="preserve">Session </w:t>
            </w:r>
            <w:proofErr w:type="gramStart"/>
            <w:r w:rsidRPr="003A47DD">
              <w:rPr>
                <w:sz w:val="20"/>
                <w:lang w:val="fr-FR"/>
              </w:rPr>
              <w:t>1:</w:t>
            </w:r>
            <w:proofErr w:type="gramEnd"/>
            <w:r w:rsidRPr="003A47DD">
              <w:rPr>
                <w:sz w:val="20"/>
                <w:lang w:val="fr-FR"/>
              </w:rPr>
              <w:t xml:space="preserve">  </w:t>
            </w:r>
            <w:r w:rsidR="00F9654C">
              <w:rPr>
                <w:sz w:val="20"/>
                <w:lang w:val="fr-FR"/>
              </w:rPr>
              <w:t>60’</w:t>
            </w:r>
            <w:r w:rsidRPr="003A47DD">
              <w:rPr>
                <w:sz w:val="20"/>
                <w:lang w:val="fr-FR"/>
              </w:rPr>
              <w:t xml:space="preserve">     Session 2:       Session 3:      Session 4:       Session 5:       Session 6: </w:t>
            </w:r>
          </w:p>
          <w:p w14:paraId="7979A911" w14:textId="474A2D71" w:rsidR="0020388F" w:rsidRPr="003A47DD" w:rsidRDefault="0020388F" w:rsidP="0020388F">
            <w:pPr>
              <w:spacing w:after="0" w:line="240" w:lineRule="auto"/>
            </w:pPr>
            <w:r w:rsidRPr="003A47DD">
              <w:t xml:space="preserve">Total duration of experiment: </w:t>
            </w:r>
            <w:r w:rsidR="00F9654C">
              <w:t>60</w:t>
            </w:r>
            <w:r>
              <w:t>’</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20388F">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w:t>
            </w:r>
            <w:proofErr w:type="spellStart"/>
            <w:proofErr w:type="gramStart"/>
            <w:r w:rsidRPr="003A47DD">
              <w:rPr>
                <w:lang w:val="es-ES_tradnl"/>
              </w:rPr>
              <w:t>Other</w:t>
            </w:r>
            <w:proofErr w:type="spellEnd"/>
            <w:r w:rsidRPr="003A47DD">
              <w:rPr>
                <w:sz w:val="18"/>
                <w:lang w:val="es-ES_tradnl"/>
              </w:rPr>
              <w:t>(</w:t>
            </w:r>
            <w:proofErr w:type="spellStart"/>
            <w:proofErr w:type="gramEnd"/>
            <w:r w:rsidRPr="003A47DD">
              <w:rPr>
                <w:sz w:val="18"/>
                <w:lang w:val="es-ES_tradnl"/>
              </w:rPr>
              <w:t>please</w:t>
            </w:r>
            <w:proofErr w:type="spellEnd"/>
            <w:r w:rsidRPr="003A47DD">
              <w:rPr>
                <w:sz w:val="18"/>
                <w:lang w:val="es-ES_tradnl"/>
              </w:rPr>
              <w:t xml:space="preserve"> </w:t>
            </w:r>
            <w:proofErr w:type="spellStart"/>
            <w:r w:rsidRPr="003A47DD">
              <w:rPr>
                <w:sz w:val="18"/>
                <w:lang w:val="es-ES_tradnl"/>
              </w:rPr>
              <w:t>specify</w:t>
            </w:r>
            <w:proofErr w:type="spellEnd"/>
            <w:r w:rsidRPr="003A47DD">
              <w:rPr>
                <w:sz w:val="18"/>
                <w:lang w:val="es-ES_tradnl"/>
              </w:rPr>
              <w:t>)</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08752004" w:rsidR="00C77BE2" w:rsidRPr="003A47DD" w:rsidRDefault="0020388F" w:rsidP="00C77BE2">
            <w:pPr>
              <w:tabs>
                <w:tab w:val="left" w:pos="945"/>
              </w:tabs>
              <w:spacing w:after="0" w:line="240" w:lineRule="auto"/>
            </w:pPr>
            <w:r>
              <w:t>48</w:t>
            </w: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77BA4171" w:rsidR="00C77BE2" w:rsidRPr="003A47DD" w:rsidRDefault="0020388F" w:rsidP="00C77BE2">
            <w:pPr>
              <w:tabs>
                <w:tab w:val="left" w:pos="945"/>
              </w:tabs>
              <w:spacing w:after="0" w:line="240" w:lineRule="auto"/>
            </w:pPr>
            <w:r>
              <w:t>75minBEH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4159E3B5" w:rsidR="00C77BE2" w:rsidRPr="003A47DD" w:rsidRDefault="0020388F" w:rsidP="00C77BE2">
            <w:pPr>
              <w:tabs>
                <w:tab w:val="left" w:pos="945"/>
              </w:tabs>
              <w:spacing w:after="0" w:line="240" w:lineRule="auto"/>
            </w:pPr>
            <w:r>
              <w:t>1800€</w:t>
            </w: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footerReference w:type="default" r:id="rId9"/>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20388F">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w:t>
      </w:r>
      <w:proofErr w:type="spellStart"/>
      <w:r w:rsidRPr="003A47DD">
        <w:rPr>
          <w:sz w:val="18"/>
          <w:szCs w:val="18"/>
        </w:rPr>
        <w:t>non EU</w:t>
      </w:r>
      <w:proofErr w:type="spellEnd"/>
      <w:r w:rsidRPr="003A47DD">
        <w:rPr>
          <w:sz w:val="18"/>
          <w:szCs w:val="18"/>
        </w:rPr>
        <w:t xml:space="preserve"> citizens, bank transfer costs may vary. Contact Amets </w:t>
      </w:r>
      <w:proofErr w:type="spellStart"/>
      <w:r w:rsidRPr="003A47DD">
        <w:rPr>
          <w:sz w:val="18"/>
          <w:szCs w:val="18"/>
        </w:rPr>
        <w:t>Esnal</w:t>
      </w:r>
      <w:proofErr w:type="spellEnd"/>
      <w:r w:rsidRPr="003A47DD">
        <w:rPr>
          <w:sz w:val="18"/>
          <w:szCs w:val="18"/>
        </w:rPr>
        <w:t xml:space="preserve"> </w:t>
      </w:r>
      <w:r w:rsidR="00FC4078" w:rsidRPr="003A47DD">
        <w:rPr>
          <w:sz w:val="18"/>
          <w:szCs w:val="18"/>
        </w:rPr>
        <w:t>(</w:t>
      </w:r>
      <w:hyperlink r:id="rId10" w:history="1">
        <w:r w:rsidR="00FC4078" w:rsidRPr="003A47DD">
          <w:rPr>
            <w:rStyle w:val="Hyperlink"/>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Heading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3A47DD" w:rsidRDefault="002F65B0" w:rsidP="004C2DB8">
      <w:pPr>
        <w:pBdr>
          <w:top w:val="single" w:sz="4" w:space="1" w:color="auto"/>
          <w:left w:val="single" w:sz="4" w:space="4" w:color="auto"/>
          <w:bottom w:val="single" w:sz="4" w:space="1" w:color="auto"/>
          <w:right w:val="single" w:sz="4" w:space="4" w:color="auto"/>
        </w:pBdr>
        <w:rPr>
          <w:bCs/>
        </w:rPr>
      </w:pPr>
      <w:r w:rsidRPr="003A47DD">
        <w:rPr>
          <w:b/>
        </w:rPr>
        <w:t xml:space="preserve">-  </w:t>
      </w:r>
      <w:r w:rsidR="002F4007" w:rsidRPr="003A47DD">
        <w:rPr>
          <w:b/>
        </w:rPr>
        <w:t xml:space="preserve">Extended description </w:t>
      </w:r>
      <w:r w:rsidR="00D5386D" w:rsidRPr="003A47DD">
        <w:rPr>
          <w:b/>
        </w:rPr>
        <w:t xml:space="preserve">for </w:t>
      </w:r>
      <w:r w:rsidR="002F4007" w:rsidRPr="003A47DD">
        <w:rPr>
          <w:b/>
          <w:u w:val="single"/>
        </w:rPr>
        <w:t>committees</w:t>
      </w:r>
      <w:r w:rsidR="000E556D" w:rsidRPr="003A47DD">
        <w:rPr>
          <w:b/>
          <w:u w:val="single"/>
        </w:rPr>
        <w:t xml:space="preserve"> (scientific, ethics, </w:t>
      </w:r>
      <w:r w:rsidR="0046638C" w:rsidRPr="003A47DD">
        <w:rPr>
          <w:b/>
          <w:u w:val="single"/>
        </w:rPr>
        <w:t>and lab)</w:t>
      </w:r>
      <w:r w:rsidR="002F4007" w:rsidRPr="003A47DD">
        <w:rPr>
          <w:b/>
        </w:rPr>
        <w:t xml:space="preserve">. </w:t>
      </w:r>
      <w:r w:rsidR="0046638C" w:rsidRPr="003A47DD">
        <w:rPr>
          <w:b/>
        </w:rPr>
        <w:t xml:space="preserve"> Give full details of e</w:t>
      </w:r>
      <w:r w:rsidR="00FE0EC5" w:rsidRPr="003A47DD">
        <w:rPr>
          <w:b/>
        </w:rPr>
        <w:t>xperiment design (aim, hypothesis, script descr</w:t>
      </w:r>
      <w:r w:rsidR="000E556D" w:rsidRPr="003A47DD">
        <w:rPr>
          <w:b/>
        </w:rPr>
        <w:t xml:space="preserve">iption, methods, data analysis, </w:t>
      </w:r>
      <w:r w:rsidR="00550E5A" w:rsidRPr="003A47DD">
        <w:rPr>
          <w:b/>
        </w:rPr>
        <w:t>no word limit)</w:t>
      </w:r>
      <w:r w:rsidR="000E556D" w:rsidRPr="003A47DD">
        <w:rPr>
          <w:b/>
        </w:rPr>
        <w:t xml:space="preserve">. </w:t>
      </w:r>
      <w:r w:rsidR="000E556D" w:rsidRPr="003A47DD">
        <w:rPr>
          <w:bCs/>
          <w:sz w:val="18"/>
        </w:rPr>
        <w:t xml:space="preserve">Please explain also why you think </w:t>
      </w:r>
      <w:r w:rsidR="00FA4EA6" w:rsidRPr="003A47DD">
        <w:rPr>
          <w:bCs/>
          <w:sz w:val="18"/>
        </w:rPr>
        <w:t>this sample size is appropriate (k</w:t>
      </w:r>
      <w:r w:rsidR="000E556D" w:rsidRPr="003A47DD">
        <w:rPr>
          <w:bCs/>
          <w:sz w:val="18"/>
        </w:rPr>
        <w:t>eep in mind there is no single right answer to this question, but try to explain why you believe your sample size is appropriate. If an estimate of the size of an effect is given, specify the unit of measurement too, e.g., Cohen’s d).</w:t>
      </w:r>
    </w:p>
    <w:p w14:paraId="177FC758"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bookmarkStart w:id="0" w:name="_Hlk128044349"/>
      <w:r w:rsidRPr="005A59A1">
        <w:rPr>
          <w:b/>
          <w:u w:val="single"/>
        </w:rPr>
        <w:t>Theoretical context:</w:t>
      </w:r>
    </w:p>
    <w:p w14:paraId="71298918" w14:textId="77777777" w:rsidR="00DC5B19"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Cs/>
        </w:rPr>
        <w:t xml:space="preserve">The main goal of this project is to explore and characterise the interplay between oral and written output/response modalities. Research on language production and particularly on the influence of phonology and orthography in L1 language production has indicated an interplay between the oral (speaking) and written (handwriting) output modalities. </w:t>
      </w:r>
    </w:p>
    <w:p w14:paraId="0F1C2A14" w14:textId="1746689A" w:rsidR="0020388F" w:rsidRPr="00712E74" w:rsidRDefault="0020388F" w:rsidP="0020388F">
      <w:pPr>
        <w:pBdr>
          <w:top w:val="single" w:sz="4" w:space="1" w:color="auto"/>
          <w:left w:val="single" w:sz="4" w:space="4" w:color="auto"/>
          <w:bottom w:val="single" w:sz="4" w:space="1" w:color="auto"/>
          <w:right w:val="single" w:sz="4" w:space="4" w:color="auto"/>
        </w:pBdr>
        <w:rPr>
          <w:bCs/>
        </w:rPr>
      </w:pPr>
      <w:r w:rsidRPr="005A59A1">
        <w:rPr>
          <w:bCs/>
        </w:rPr>
        <w:t>Evidence supports the activation of both orthographic representations during oral production (</w:t>
      </w:r>
      <w:proofErr w:type="spellStart"/>
      <w:r w:rsidRPr="00312280">
        <w:rPr>
          <w:bCs/>
        </w:rPr>
        <w:t>Rastle</w:t>
      </w:r>
      <w:proofErr w:type="spellEnd"/>
      <w:r w:rsidRPr="00312280">
        <w:rPr>
          <w:bCs/>
        </w:rPr>
        <w:t xml:space="preserve"> et al., 2011) and phonological representations during written production (Bonin et al., 2001). </w:t>
      </w:r>
      <w:proofErr w:type="spellStart"/>
      <w:r w:rsidRPr="00312280">
        <w:rPr>
          <w:bCs/>
        </w:rPr>
        <w:t>Rastle</w:t>
      </w:r>
      <w:proofErr w:type="spellEnd"/>
      <w:r w:rsidRPr="00312280">
        <w:rPr>
          <w:bCs/>
        </w:rPr>
        <w:t xml:space="preserve"> and colleagues (2011) investigated whether orthography influences </w:t>
      </w:r>
      <w:r w:rsidR="005D718C">
        <w:rPr>
          <w:bCs/>
        </w:rPr>
        <w:t>spoken</w:t>
      </w:r>
      <w:r w:rsidRPr="00312280">
        <w:rPr>
          <w:bCs/>
        </w:rPr>
        <w:t xml:space="preserve"> production through </w:t>
      </w:r>
      <w:r w:rsidR="005D718C">
        <w:rPr>
          <w:bCs/>
        </w:rPr>
        <w:t xml:space="preserve">a </w:t>
      </w:r>
      <w:r w:rsidRPr="00312280">
        <w:rPr>
          <w:bCs/>
        </w:rPr>
        <w:t>novel word learning</w:t>
      </w:r>
      <w:r w:rsidR="005D718C">
        <w:rPr>
          <w:bCs/>
        </w:rPr>
        <w:t xml:space="preserve"> paradigm</w:t>
      </w:r>
      <w:r w:rsidRPr="00312280">
        <w:rPr>
          <w:bCs/>
        </w:rPr>
        <w:t xml:space="preserve">, manipulating spelling-sound </w:t>
      </w:r>
      <w:r w:rsidR="005D718C">
        <w:rPr>
          <w:bCs/>
        </w:rPr>
        <w:t>regularity</w:t>
      </w:r>
      <w:r w:rsidR="0029645E">
        <w:rPr>
          <w:bCs/>
        </w:rPr>
        <w:t>.</w:t>
      </w:r>
      <w:r w:rsidR="005D718C">
        <w:rPr>
          <w:bCs/>
        </w:rPr>
        <w:t xml:space="preserve"> Participants were</w:t>
      </w:r>
      <w:r w:rsidR="0029645E">
        <w:rPr>
          <w:bCs/>
        </w:rPr>
        <w:t xml:space="preserve"> </w:t>
      </w:r>
      <w:r w:rsidR="00712E74">
        <w:rPr>
          <w:bCs/>
        </w:rPr>
        <w:t xml:space="preserve">tested </w:t>
      </w:r>
      <w:r w:rsidR="005D718C">
        <w:rPr>
          <w:bCs/>
        </w:rPr>
        <w:t xml:space="preserve">in </w:t>
      </w:r>
      <w:r w:rsidR="00712E74">
        <w:rPr>
          <w:bCs/>
        </w:rPr>
        <w:t>picture naming before and after introducing the spellings of the novel words</w:t>
      </w:r>
      <w:r w:rsidR="005D718C">
        <w:rPr>
          <w:bCs/>
        </w:rPr>
        <w:t>. R</w:t>
      </w:r>
      <w:r w:rsidR="00712E74">
        <w:rPr>
          <w:bCs/>
        </w:rPr>
        <w:t xml:space="preserve">esults revealed an effect of spelling regularity on naming latencies after the introduction of the novel-word spellings, but not before orthography was introduced. </w:t>
      </w:r>
      <w:proofErr w:type="spellStart"/>
      <w:r w:rsidR="00712E74">
        <w:rPr>
          <w:bCs/>
        </w:rPr>
        <w:t>Rastle</w:t>
      </w:r>
      <w:proofErr w:type="spellEnd"/>
      <w:r w:rsidR="00712E74">
        <w:rPr>
          <w:bCs/>
        </w:rPr>
        <w:t xml:space="preserve"> and colleagues (2011) concluded that this </w:t>
      </w:r>
      <w:r w:rsidRPr="005A59A1">
        <w:rPr>
          <w:bCs/>
        </w:rPr>
        <w:t>demonstrate</w:t>
      </w:r>
      <w:r w:rsidR="00712E74">
        <w:rPr>
          <w:bCs/>
        </w:rPr>
        <w:t>s</w:t>
      </w:r>
      <w:r w:rsidRPr="005A59A1">
        <w:rPr>
          <w:bCs/>
        </w:rPr>
        <w:t xml:space="preserve"> that orthography is co-activated and involved in oral language production tasks where orthographic processing is</w:t>
      </w:r>
      <w:r w:rsidR="005D718C">
        <w:rPr>
          <w:bCs/>
        </w:rPr>
        <w:t xml:space="preserve"> supposedly</w:t>
      </w:r>
      <w:r w:rsidRPr="005A59A1">
        <w:rPr>
          <w:bCs/>
        </w:rPr>
        <w:t xml:space="preserve"> not required. </w:t>
      </w:r>
      <w:r w:rsidR="005D718C">
        <w:rPr>
          <w:bCs/>
        </w:rPr>
        <w:t>In the</w:t>
      </w:r>
      <w:r w:rsidR="005D718C" w:rsidRPr="005A59A1">
        <w:rPr>
          <w:bCs/>
        </w:rPr>
        <w:t xml:space="preserve"> </w:t>
      </w:r>
      <w:r w:rsidRPr="005A59A1">
        <w:rPr>
          <w:bCs/>
        </w:rPr>
        <w:t xml:space="preserve">written </w:t>
      </w:r>
      <w:r w:rsidR="005D718C">
        <w:rPr>
          <w:bCs/>
        </w:rPr>
        <w:t>modality</w:t>
      </w:r>
      <w:r w:rsidRPr="005A59A1">
        <w:rPr>
          <w:bCs/>
        </w:rPr>
        <w:t xml:space="preserve">, Bonin and colleagues (2001) tested the possibility that phonology constrains the selection of orthographic representations, again through </w:t>
      </w:r>
      <w:r w:rsidR="005D718C">
        <w:rPr>
          <w:bCs/>
        </w:rPr>
        <w:t xml:space="preserve">the </w:t>
      </w:r>
      <w:r w:rsidRPr="005A59A1">
        <w:rPr>
          <w:bCs/>
        </w:rPr>
        <w:t xml:space="preserve">manipulation of sound-spelling inconsistency. They identified that </w:t>
      </w:r>
      <w:r w:rsidR="00F54E51">
        <w:rPr>
          <w:bCs/>
        </w:rPr>
        <w:t xml:space="preserve">words that had </w:t>
      </w:r>
      <w:r w:rsidRPr="005A59A1">
        <w:rPr>
          <w:bCs/>
        </w:rPr>
        <w:t>inconsistencies</w:t>
      </w:r>
      <w:r w:rsidR="00F54E51">
        <w:rPr>
          <w:bCs/>
        </w:rPr>
        <w:t xml:space="preserve"> showed </w:t>
      </w:r>
      <w:r w:rsidR="00F54E51" w:rsidRPr="005A59A1">
        <w:rPr>
          <w:bCs/>
        </w:rPr>
        <w:t>longer written latencies</w:t>
      </w:r>
      <w:r w:rsidR="005D718C">
        <w:rPr>
          <w:bCs/>
        </w:rPr>
        <w:t xml:space="preserve"> </w:t>
      </w:r>
      <w:r w:rsidRPr="005A59A1">
        <w:rPr>
          <w:bCs/>
        </w:rPr>
        <w:t xml:space="preserve">in written picture naming and </w:t>
      </w:r>
      <w:r w:rsidR="00F54E51">
        <w:rPr>
          <w:bCs/>
        </w:rPr>
        <w:t>writing to dictation</w:t>
      </w:r>
      <w:r w:rsidRPr="005A59A1">
        <w:rPr>
          <w:bCs/>
        </w:rPr>
        <w:t xml:space="preserve">. This supports the claim that phonology indeed constrains activation of orthographic representations and is thus co-activated during writing. </w:t>
      </w:r>
    </w:p>
    <w:p w14:paraId="4686FC4F" w14:textId="039BC2EE" w:rsidR="0020388F" w:rsidRPr="005A59A1" w:rsidRDefault="00F54E51" w:rsidP="0020388F">
      <w:pPr>
        <w:pBdr>
          <w:top w:val="single" w:sz="4" w:space="1" w:color="auto"/>
          <w:left w:val="single" w:sz="4" w:space="4" w:color="auto"/>
          <w:bottom w:val="single" w:sz="4" w:space="1" w:color="auto"/>
          <w:right w:val="single" w:sz="4" w:space="4" w:color="auto"/>
        </w:pBdr>
        <w:rPr>
          <w:b/>
          <w:u w:val="single"/>
        </w:rPr>
      </w:pPr>
      <w:r>
        <w:rPr>
          <w:bCs/>
        </w:rPr>
        <w:t>In th</w:t>
      </w:r>
      <w:r w:rsidR="005D718C">
        <w:rPr>
          <w:bCs/>
        </w:rPr>
        <w:t>e present</w:t>
      </w:r>
      <w:r>
        <w:rPr>
          <w:bCs/>
        </w:rPr>
        <w:t xml:space="preserve"> experiment, we aim to study the</w:t>
      </w:r>
      <w:r w:rsidR="0020388F" w:rsidRPr="005A59A1">
        <w:rPr>
          <w:bCs/>
        </w:rPr>
        <w:t xml:space="preserve"> interplay between oral and written output modalities </w:t>
      </w:r>
      <w:r>
        <w:rPr>
          <w:bCs/>
        </w:rPr>
        <w:t>using</w:t>
      </w:r>
      <w:r w:rsidR="0020388F" w:rsidRPr="005A59A1">
        <w:rPr>
          <w:bCs/>
        </w:rPr>
        <w:t xml:space="preserve"> the switching paradigm. Research tapping on task execution and task inhibition indicated </w:t>
      </w:r>
      <w:r>
        <w:rPr>
          <w:bCs/>
        </w:rPr>
        <w:t>that switching between tasks involves a delay in responding, named a “</w:t>
      </w:r>
      <w:r w:rsidR="0020388F" w:rsidRPr="005A59A1">
        <w:rPr>
          <w:bCs/>
        </w:rPr>
        <w:t>switching cost</w:t>
      </w:r>
      <w:r>
        <w:rPr>
          <w:bCs/>
        </w:rPr>
        <w:t>”</w:t>
      </w:r>
      <w:r w:rsidR="0020388F" w:rsidRPr="005A59A1">
        <w:rPr>
          <w:bCs/>
        </w:rPr>
        <w:t xml:space="preserve"> </w:t>
      </w:r>
      <w:r w:rsidR="0020388F" w:rsidRPr="00312280">
        <w:rPr>
          <w:bCs/>
        </w:rPr>
        <w:t xml:space="preserve">(Philipp &amp; Koch, 2005; Philipp &amp; Koch, 2011; Philipp et al., 2013). </w:t>
      </w:r>
      <w:r w:rsidR="0020388F" w:rsidRPr="005A59A1">
        <w:rPr>
          <w:bCs/>
        </w:rPr>
        <w:t>More specifically, switching between different response modalities (e.g. oral vs. manual) within the same numerical-judgement task prompted longer response latencies and higher error rates than modality repetition. Philipp and Koch (2011) also showed an asymmetry of modality switching, namely larger modality</w:t>
      </w:r>
      <w:r>
        <w:rPr>
          <w:bCs/>
        </w:rPr>
        <w:t xml:space="preserve"> </w:t>
      </w:r>
      <w:r w:rsidR="0020388F" w:rsidRPr="005A59A1">
        <w:rPr>
          <w:bCs/>
        </w:rPr>
        <w:t>s</w:t>
      </w:r>
      <w:r>
        <w:rPr>
          <w:bCs/>
        </w:rPr>
        <w:t>witching</w:t>
      </w:r>
      <w:r w:rsidR="0020388F" w:rsidRPr="005A59A1">
        <w:rPr>
          <w:bCs/>
        </w:rPr>
        <w:t xml:space="preserve"> costs </w:t>
      </w:r>
      <w:r>
        <w:rPr>
          <w:bCs/>
        </w:rPr>
        <w:t>switching to</w:t>
      </w:r>
      <w:r w:rsidRPr="005A59A1">
        <w:rPr>
          <w:bCs/>
        </w:rPr>
        <w:t xml:space="preserve"> </w:t>
      </w:r>
      <w:r w:rsidR="0020388F" w:rsidRPr="005A59A1">
        <w:rPr>
          <w:bCs/>
        </w:rPr>
        <w:t xml:space="preserve">vocal rather than </w:t>
      </w:r>
      <w:r>
        <w:rPr>
          <w:bCs/>
        </w:rPr>
        <w:t>to</w:t>
      </w:r>
      <w:r w:rsidRPr="005A59A1">
        <w:rPr>
          <w:bCs/>
        </w:rPr>
        <w:t xml:space="preserve"> </w:t>
      </w:r>
      <w:r w:rsidR="0020388F" w:rsidRPr="005A59A1">
        <w:rPr>
          <w:bCs/>
        </w:rPr>
        <w:t>manual responses</w:t>
      </w:r>
      <w:r w:rsidR="0029645E">
        <w:rPr>
          <w:bCs/>
        </w:rPr>
        <w:t>.</w:t>
      </w:r>
      <w:r w:rsidR="0020388F" w:rsidRPr="005A59A1">
        <w:rPr>
          <w:bCs/>
        </w:rPr>
        <w:t xml:space="preserve"> </w:t>
      </w:r>
    </w:p>
    <w:p w14:paraId="13BA17CB" w14:textId="7B219BC8" w:rsidR="0020388F" w:rsidRPr="00AF14F7"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Our goal is to employ the same paradigm as in task switching for modality switching in oral and written language production. </w:t>
      </w:r>
      <w:r w:rsidR="00437BCF">
        <w:rPr>
          <w:bCs/>
        </w:rPr>
        <w:t>To do so, participants will go through</w:t>
      </w:r>
      <w:r w:rsidRPr="005A59A1">
        <w:rPr>
          <w:bCs/>
        </w:rPr>
        <w:t xml:space="preserve"> a response-modality switching experiment</w:t>
      </w:r>
      <w:r w:rsidR="00437BCF">
        <w:rPr>
          <w:bCs/>
        </w:rPr>
        <w:t>,</w:t>
      </w:r>
      <w:r w:rsidRPr="005A59A1">
        <w:rPr>
          <w:bCs/>
        </w:rPr>
        <w:t xml:space="preserve"> naming </w:t>
      </w:r>
      <w:r w:rsidR="00437BCF">
        <w:rPr>
          <w:bCs/>
        </w:rPr>
        <w:t xml:space="preserve">pictures </w:t>
      </w:r>
      <w:r w:rsidRPr="005A59A1">
        <w:rPr>
          <w:bCs/>
        </w:rPr>
        <w:t>by switching between written and spoken responses.</w:t>
      </w:r>
      <w:r w:rsidR="00CB503A">
        <w:rPr>
          <w:bCs/>
        </w:rPr>
        <w:t xml:space="preserve"> Considering the switch costs on modality switch observed by Philipp and Koch (2011),</w:t>
      </w:r>
      <w:r w:rsidRPr="005A59A1">
        <w:rPr>
          <w:bCs/>
        </w:rPr>
        <w:t xml:space="preserve"> we expect to observe switch costs between oral and written naming. </w:t>
      </w:r>
      <w:r w:rsidR="00437BCF">
        <w:rPr>
          <w:bCs/>
        </w:rPr>
        <w:t>Yet, since</w:t>
      </w:r>
      <w:r w:rsidR="00437BCF" w:rsidRPr="005A59A1">
        <w:rPr>
          <w:bCs/>
        </w:rPr>
        <w:t xml:space="preserve"> speaking and writing are two activities that can be performed</w:t>
      </w:r>
      <w:r w:rsidR="00437BCF">
        <w:rPr>
          <w:bCs/>
        </w:rPr>
        <w:t xml:space="preserve"> </w:t>
      </w:r>
      <w:r w:rsidR="00437BCF" w:rsidRPr="005A59A1">
        <w:rPr>
          <w:bCs/>
        </w:rPr>
        <w:t>simultaneously</w:t>
      </w:r>
      <w:r w:rsidR="00437BCF">
        <w:rPr>
          <w:bCs/>
        </w:rPr>
        <w:t>,</w:t>
      </w:r>
      <w:r w:rsidR="00437BCF" w:rsidRPr="005A59A1">
        <w:rPr>
          <w:bCs/>
        </w:rPr>
        <w:t xml:space="preserve"> we argue for the co-activation of phonological and orthographic representations during oral and written naming</w:t>
      </w:r>
      <w:r w:rsidR="00437BCF">
        <w:rPr>
          <w:bCs/>
        </w:rPr>
        <w:t>. We will</w:t>
      </w:r>
      <w:r w:rsidR="00437BCF" w:rsidRPr="005A59A1">
        <w:rPr>
          <w:bCs/>
        </w:rPr>
        <w:t xml:space="preserve"> </w:t>
      </w:r>
      <w:r w:rsidR="00437BCF">
        <w:rPr>
          <w:bCs/>
        </w:rPr>
        <w:t>examine</w:t>
      </w:r>
      <w:r w:rsidR="00437BCF" w:rsidRPr="005A59A1">
        <w:rPr>
          <w:bCs/>
        </w:rPr>
        <w:t xml:space="preserve"> the strength of this co-activation in each task (speak – write</w:t>
      </w:r>
      <w:r w:rsidR="00437BCF">
        <w:rPr>
          <w:bCs/>
        </w:rPr>
        <w:t>) to explore the directionality of the asymmetry in switch costs</w:t>
      </w:r>
      <w:r w:rsidR="00437BCF" w:rsidRPr="005A59A1">
        <w:rPr>
          <w:bCs/>
        </w:rPr>
        <w:t xml:space="preserve">. </w:t>
      </w:r>
      <w:r w:rsidR="003A658F">
        <w:rPr>
          <w:bCs/>
        </w:rPr>
        <w:t xml:space="preserve">As mentioned above, phonology and orthography are co-activated during oral and written production. However, phonology is acquired before orthography and when orthography is acquired (at around 6 years of age), it strongly relies on phonology. Thus, we </w:t>
      </w:r>
      <w:r w:rsidRPr="005A59A1">
        <w:rPr>
          <w:bCs/>
        </w:rPr>
        <w:t xml:space="preserve">expect switch costs to be asymmetrical in terms of the co-activation of phonological and orthographic representations when switching between response modalities. </w:t>
      </w:r>
      <w:r w:rsidR="00285B9C">
        <w:rPr>
          <w:bCs/>
        </w:rPr>
        <w:t>Namely</w:t>
      </w:r>
      <w:r w:rsidRPr="005A59A1">
        <w:rPr>
          <w:bCs/>
        </w:rPr>
        <w:t xml:space="preserve">, we </w:t>
      </w:r>
      <w:r w:rsidRPr="005A59A1">
        <w:rPr>
          <w:bCs/>
        </w:rPr>
        <w:lastRenderedPageBreak/>
        <w:t>should observe greater switch costs when switching from spoken to written naming than vice versa</w:t>
      </w:r>
      <w:r>
        <w:rPr>
          <w:bCs/>
        </w:rPr>
        <w:t xml:space="preserve"> since phonology should be more strongly co-activated when writing than orthography when speaking</w:t>
      </w:r>
      <w:r w:rsidRPr="005A59A1">
        <w:rPr>
          <w:bCs/>
        </w:rPr>
        <w:t>.</w:t>
      </w:r>
      <w:r w:rsidR="00437BCF">
        <w:rPr>
          <w:bCs/>
        </w:rPr>
        <w:t xml:space="preserve"> </w:t>
      </w:r>
      <w:r w:rsidRPr="005A59A1">
        <w:rPr>
          <w:bCs/>
        </w:rPr>
        <w:t xml:space="preserve">We will test response modality switch </w:t>
      </w:r>
      <w:r w:rsidR="00437BCF">
        <w:rPr>
          <w:bCs/>
        </w:rPr>
        <w:t>between</w:t>
      </w:r>
      <w:r w:rsidRPr="005A59A1">
        <w:rPr>
          <w:bCs/>
        </w:rPr>
        <w:t xml:space="preserve"> typing and speaking instead of handwriting and speaking (</w:t>
      </w:r>
      <w:r w:rsidRPr="00312280">
        <w:rPr>
          <w:bCs/>
        </w:rPr>
        <w:t>Wong &amp; Maurer, 2021</w:t>
      </w:r>
      <w:r w:rsidRPr="005A59A1">
        <w:rPr>
          <w:bCs/>
        </w:rPr>
        <w:t>), taking into consideration the fact that typing is pervasive</w:t>
      </w:r>
      <w:r>
        <w:rPr>
          <w:bCs/>
        </w:rPr>
        <w:t xml:space="preserve"> in everyday life and</w:t>
      </w:r>
      <w:r w:rsidRPr="005A59A1">
        <w:rPr>
          <w:bCs/>
        </w:rPr>
        <w:t xml:space="preserve"> </w:t>
      </w:r>
      <w:r>
        <w:rPr>
          <w:bCs/>
        </w:rPr>
        <w:t>competes with</w:t>
      </w:r>
      <w:r w:rsidRPr="005A59A1">
        <w:rPr>
          <w:bCs/>
        </w:rPr>
        <w:t xml:space="preserve"> handwriting as the preferred way of written communication (</w:t>
      </w:r>
      <w:r w:rsidRPr="00312280">
        <w:rPr>
          <w:bCs/>
        </w:rPr>
        <w:t xml:space="preserve">Pinet et al., 2016; Pinet et al., 2022). </w:t>
      </w:r>
    </w:p>
    <w:p w14:paraId="652F8815"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Objective:</w:t>
      </w:r>
    </w:p>
    <w:p w14:paraId="6B847674" w14:textId="77777777" w:rsidR="0020388F" w:rsidRPr="00B642A9" w:rsidRDefault="0020388F" w:rsidP="0020388F">
      <w:pPr>
        <w:pBdr>
          <w:top w:val="single" w:sz="4" w:space="1" w:color="auto"/>
          <w:left w:val="single" w:sz="4" w:space="4" w:color="auto"/>
          <w:bottom w:val="single" w:sz="4" w:space="1" w:color="auto"/>
          <w:right w:val="single" w:sz="4" w:space="4" w:color="auto"/>
        </w:pBdr>
        <w:rPr>
          <w:b/>
        </w:rPr>
      </w:pPr>
      <w:r w:rsidRPr="005A59A1">
        <w:t xml:space="preserve">We are interested in the interplay and dynamics of the activation of orthographic and phonological representations in language production. More specifically, we will examine whether orthographic and phonological representations are constantly co-activated during word production and whether this co-activation is (a)symmetrical in native speakers of Spanish. To that aim, we will ask participants to switch between response modalities, namely speaking and typing, in a picture naming task. </w:t>
      </w:r>
    </w:p>
    <w:p w14:paraId="53C11E66"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Main hypotheses:</w:t>
      </w:r>
    </w:p>
    <w:p w14:paraId="32B81C60" w14:textId="5F62BE7E"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1. A main effect of </w:t>
      </w:r>
      <w:r>
        <w:t>modality sequence</w:t>
      </w:r>
      <w:r w:rsidRPr="005A59A1">
        <w:t xml:space="preserve"> on reaction times is expected</w:t>
      </w:r>
      <w:r>
        <w:t xml:space="preserve"> (RT ~ </w:t>
      </w:r>
      <w:proofErr w:type="spellStart"/>
      <w:r>
        <w:t>ModalitySequence</w:t>
      </w:r>
      <w:proofErr w:type="spellEnd"/>
      <w:r>
        <w:t>)</w:t>
      </w:r>
      <w:r w:rsidRPr="005A59A1">
        <w:t>. Namely, response latencies are expected to be overall quicker between repeat trials (same modality: type-type / speak-speak) than between switch trials (different modality).</w:t>
      </w:r>
    </w:p>
    <w:p w14:paraId="5C25693D" w14:textId="3395A6FD"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2. We also expect a main effect of </w:t>
      </w:r>
      <w:r>
        <w:t xml:space="preserve">response </w:t>
      </w:r>
      <w:r w:rsidRPr="005A59A1">
        <w:t>modality on reaction times</w:t>
      </w:r>
      <w:r>
        <w:t xml:space="preserve"> (RT ~ </w:t>
      </w:r>
      <w:proofErr w:type="spellStart"/>
      <w:r>
        <w:t>ResponseModality</w:t>
      </w:r>
      <w:proofErr w:type="spellEnd"/>
      <w:r>
        <w:t>)</w:t>
      </w:r>
      <w:r w:rsidRPr="005A59A1">
        <w:t xml:space="preserve">, whereby response latencies are expected to be overall quicker </w:t>
      </w:r>
      <w:r w:rsidR="004B1B5B">
        <w:t xml:space="preserve">in </w:t>
      </w:r>
      <w:r>
        <w:t>speaking than in typing</w:t>
      </w:r>
      <w:r w:rsidRPr="005A59A1">
        <w:t>.</w:t>
      </w:r>
    </w:p>
    <w:p w14:paraId="22432540"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3a. A significant interaction is also expected between </w:t>
      </w:r>
      <w:r>
        <w:t>modality sequence</w:t>
      </w:r>
      <w:r w:rsidRPr="005A59A1">
        <w:t xml:space="preserve"> and </w:t>
      </w:r>
      <w:r>
        <w:t xml:space="preserve">response </w:t>
      </w:r>
      <w:r w:rsidRPr="005A59A1">
        <w:t>modality</w:t>
      </w:r>
      <w:r>
        <w:t xml:space="preserve"> (RT ~ </w:t>
      </w:r>
      <w:proofErr w:type="spellStart"/>
      <w:r>
        <w:t>ModalitySequence</w:t>
      </w:r>
      <w:proofErr w:type="spellEnd"/>
      <w:r>
        <w:t xml:space="preserve"> * </w:t>
      </w:r>
      <w:proofErr w:type="spellStart"/>
      <w:r>
        <w:t>ResponseModality</w:t>
      </w:r>
      <w:proofErr w:type="spellEnd"/>
      <w:r>
        <w:t>)</w:t>
      </w:r>
      <w:r w:rsidRPr="005A59A1">
        <w:t xml:space="preserve">. Namely, if phonology is strongly co-activated when typing and orthography weakly co-activated when speaking (Figure 1), larger switch costs to typing than to speaking (for the same item) are expected (Figure 2). </w:t>
      </w:r>
    </w:p>
    <w:p w14:paraId="04F8C4CC"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3b. If orthography is also strongly co-activated when speaking, we do not expect larger switch costs to speaking than those to typing.</w:t>
      </w:r>
    </w:p>
    <w:p w14:paraId="56A27098" w14:textId="5A7A51C5"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4. </w:t>
      </w:r>
      <w:r w:rsidRPr="00300F3B">
        <w:t>Response durations</w:t>
      </w:r>
      <w:r w:rsidRPr="005A59A1">
        <w:t xml:space="preserve"> are expected to be shorter in repeat</w:t>
      </w:r>
      <w:r>
        <w:t xml:space="preserve"> than in switch</w:t>
      </w:r>
      <w:r w:rsidRPr="005A59A1">
        <w:t xml:space="preserve"> trials</w:t>
      </w:r>
      <w:r w:rsidR="00E6105D">
        <w:t>.</w:t>
      </w:r>
      <w:r w:rsidRPr="005A59A1">
        <w:t xml:space="preserve"> </w:t>
      </w:r>
    </w:p>
    <w:p w14:paraId="30C650AF" w14:textId="77777777" w:rsidR="0020388F" w:rsidRPr="00061DB1" w:rsidRDefault="0020388F" w:rsidP="00CB503A">
      <w:pPr>
        <w:pBdr>
          <w:top w:val="single" w:sz="4" w:space="1" w:color="auto"/>
          <w:left w:val="single" w:sz="4" w:space="4" w:color="auto"/>
          <w:bottom w:val="single" w:sz="4" w:space="1" w:color="auto"/>
          <w:right w:val="single" w:sz="4" w:space="4" w:color="auto"/>
        </w:pBdr>
        <w:spacing w:after="0"/>
        <w:jc w:val="center"/>
        <w:rPr>
          <w:b/>
          <w:bCs/>
          <w:lang w:val="el-GR"/>
        </w:rPr>
      </w:pPr>
      <w:r w:rsidRPr="005A59A1">
        <w:rPr>
          <w:b/>
          <w:bCs/>
          <w:noProof/>
          <w:lang w:val="es-ES" w:eastAsia="es-ES"/>
        </w:rPr>
        <w:drawing>
          <wp:inline distT="0" distB="0" distL="0" distR="0" wp14:anchorId="0752BA42" wp14:editId="6A991671">
            <wp:extent cx="3322320" cy="2266950"/>
            <wp:effectExtent l="0" t="0" r="0" b="0"/>
            <wp:docPr id="2" name="Picture 2" descr="A picture containing text, frui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fruit, screenshot&#10;&#10;Description automatically generated"/>
                    <pic:cNvPicPr/>
                  </pic:nvPicPr>
                  <pic:blipFill rotWithShape="1">
                    <a:blip r:embed="rId11" cstate="print">
                      <a:extLst>
                        <a:ext uri="{28A0092B-C50C-407E-A947-70E740481C1C}">
                          <a14:useLocalDpi xmlns:a14="http://schemas.microsoft.com/office/drawing/2010/main" val="0"/>
                        </a:ext>
                      </a:extLst>
                    </a:blip>
                    <a:srcRect l="8809" t="2937" r="11174"/>
                    <a:stretch/>
                  </pic:blipFill>
                  <pic:spPr bwMode="auto">
                    <a:xfrm>
                      <a:off x="0" y="0"/>
                      <a:ext cx="3330979" cy="2272858"/>
                    </a:xfrm>
                    <a:prstGeom prst="rect">
                      <a:avLst/>
                    </a:prstGeom>
                    <a:ln>
                      <a:noFill/>
                    </a:ln>
                    <a:extLst>
                      <a:ext uri="{53640926-AAD7-44D8-BBD7-CCE9431645EC}">
                        <a14:shadowObscured xmlns:a14="http://schemas.microsoft.com/office/drawing/2010/main"/>
                      </a:ext>
                    </a:extLst>
                  </pic:spPr>
                </pic:pic>
              </a:graphicData>
            </a:graphic>
          </wp:inline>
        </w:drawing>
      </w:r>
    </w:p>
    <w:p w14:paraId="43121EC5"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b/>
          <w:bCs/>
        </w:rPr>
        <w:t>Figure 1.</w:t>
      </w:r>
      <w:r w:rsidRPr="005A59A1">
        <w:t xml:space="preserve"> Visualisation of the co-activation of phonology and orthography during speaking and </w:t>
      </w:r>
      <w:r>
        <w:t>typing</w:t>
      </w:r>
      <w:r w:rsidRPr="005A59A1">
        <w:t xml:space="preserve">. Phonology is strongly co-activated when </w:t>
      </w:r>
      <w:r>
        <w:t>typing</w:t>
      </w:r>
      <w:r w:rsidRPr="005A59A1">
        <w:t>, while orthography is weakly co-activated when speaking.</w:t>
      </w:r>
    </w:p>
    <w:p w14:paraId="29333333" w14:textId="77777777" w:rsidR="0020388F" w:rsidRPr="005A59A1" w:rsidRDefault="0020388F" w:rsidP="0020388F">
      <w:pPr>
        <w:pBdr>
          <w:top w:val="single" w:sz="4" w:space="1" w:color="auto"/>
          <w:left w:val="single" w:sz="4" w:space="4" w:color="auto"/>
          <w:bottom w:val="single" w:sz="4" w:space="1" w:color="auto"/>
          <w:right w:val="single" w:sz="4" w:space="4" w:color="auto"/>
        </w:pBdr>
      </w:pPr>
    </w:p>
    <w:p w14:paraId="2C3FF7E1"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noProof/>
          <w:lang w:val="es-ES" w:eastAsia="es-ES"/>
        </w:rPr>
        <w:drawing>
          <wp:inline distT="0" distB="0" distL="0" distR="0" wp14:anchorId="68339F97" wp14:editId="1F7E65A2">
            <wp:extent cx="3103418" cy="1745672"/>
            <wp:effectExtent l="0" t="0" r="1905" b="6985"/>
            <wp:docPr id="13" name="Picture 13" descr="A picture containing diagram, frui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diagram, fruit,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0726" cy="1755408"/>
                    </a:xfrm>
                    <a:prstGeom prst="rect">
                      <a:avLst/>
                    </a:prstGeom>
                  </pic:spPr>
                </pic:pic>
              </a:graphicData>
            </a:graphic>
          </wp:inline>
        </w:drawing>
      </w:r>
      <w:r w:rsidRPr="005A59A1">
        <w:t xml:space="preserve">   </w:t>
      </w:r>
      <w:r w:rsidRPr="005A59A1">
        <w:rPr>
          <w:noProof/>
          <w:lang w:val="es-ES" w:eastAsia="es-ES"/>
        </w:rPr>
        <w:drawing>
          <wp:inline distT="0" distB="0" distL="0" distR="0" wp14:anchorId="4F0DC268" wp14:editId="5DE7DF5B">
            <wp:extent cx="3066473" cy="1724891"/>
            <wp:effectExtent l="0" t="0" r="635" b="8890"/>
            <wp:docPr id="14" name="Picture 14" descr="A diagram of different types of type of ty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different types of type of type&#10;&#10;Description automatically generated with low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0451" cy="1738379"/>
                    </a:xfrm>
                    <a:prstGeom prst="rect">
                      <a:avLst/>
                    </a:prstGeom>
                  </pic:spPr>
                </pic:pic>
              </a:graphicData>
            </a:graphic>
          </wp:inline>
        </w:drawing>
      </w:r>
    </w:p>
    <w:p w14:paraId="2D15501A" w14:textId="254FAE93"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b/>
          <w:bCs/>
        </w:rPr>
        <w:t xml:space="preserve">Figure 2. </w:t>
      </w:r>
      <w:r w:rsidRPr="005A59A1">
        <w:t xml:space="preserve">Instances of </w:t>
      </w:r>
      <w:r w:rsidRPr="005A59A1">
        <w:rPr>
          <w:i/>
          <w:iCs/>
        </w:rPr>
        <w:t>repeat speak</w:t>
      </w:r>
      <w:r w:rsidRPr="005A59A1">
        <w:t xml:space="preserve"> and </w:t>
      </w:r>
      <w:r w:rsidRPr="005A59A1">
        <w:rPr>
          <w:i/>
          <w:iCs/>
        </w:rPr>
        <w:t>switch type to speak</w:t>
      </w:r>
      <w:r w:rsidRPr="005A59A1">
        <w:t xml:space="preserve"> trials (left) and of </w:t>
      </w:r>
      <w:r w:rsidRPr="005A59A1">
        <w:rPr>
          <w:i/>
          <w:iCs/>
        </w:rPr>
        <w:t>repeat type</w:t>
      </w:r>
      <w:r w:rsidRPr="005A59A1">
        <w:t xml:space="preserve"> and </w:t>
      </w:r>
      <w:r w:rsidRPr="005A59A1">
        <w:rPr>
          <w:i/>
          <w:iCs/>
        </w:rPr>
        <w:t>switch speak to type</w:t>
      </w:r>
      <w:r w:rsidRPr="005A59A1">
        <w:t xml:space="preserve"> trials (right). Strong co-activation of phonology in typing and weak co-activation of orthography in speaking (Figure 1) should lead to larger switch costs in switching from speaking to typing: </w:t>
      </w:r>
      <w:r w:rsidRPr="005A59A1">
        <w:rPr>
          <w:lang w:val="el-GR"/>
        </w:rPr>
        <w:t>Δ</w:t>
      </w:r>
      <w:r w:rsidRPr="005A59A1">
        <w:rPr>
          <w:sz w:val="14"/>
          <w:szCs w:val="14"/>
        </w:rPr>
        <w:t>S</w:t>
      </w:r>
      <w:r w:rsidRPr="005A59A1">
        <w:t xml:space="preserve"> &lt; </w:t>
      </w:r>
      <w:r w:rsidRPr="005A59A1">
        <w:rPr>
          <w:lang w:val="el-GR"/>
        </w:rPr>
        <w:t>Δ</w:t>
      </w:r>
      <w:r w:rsidRPr="005A59A1">
        <w:rPr>
          <w:sz w:val="14"/>
          <w:szCs w:val="14"/>
        </w:rPr>
        <w:t>T</w:t>
      </w:r>
      <w:r w:rsidRPr="005A59A1">
        <w:t xml:space="preserve">. </w:t>
      </w:r>
    </w:p>
    <w:p w14:paraId="25AEB55C"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Participants:</w:t>
      </w:r>
      <w:r w:rsidRPr="005A59A1">
        <w:rPr>
          <w:b/>
        </w:rPr>
        <w:t xml:space="preserve"> </w:t>
      </w:r>
    </w:p>
    <w:p w14:paraId="3A7061F0" w14:textId="681C4410" w:rsidR="0020388F" w:rsidRPr="00D30E2E"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Forty-eight native speakers of Spanish will be recruited. We will attempt to keep knowledge of </w:t>
      </w:r>
      <w:r w:rsidR="006A68FB">
        <w:rPr>
          <w:bCs/>
        </w:rPr>
        <w:t>other</w:t>
      </w:r>
      <w:r w:rsidR="006A68FB" w:rsidRPr="005A59A1">
        <w:rPr>
          <w:bCs/>
        </w:rPr>
        <w:t xml:space="preserve"> </w:t>
      </w:r>
      <w:r w:rsidRPr="005A59A1">
        <w:rPr>
          <w:bCs/>
        </w:rPr>
        <w:t>languages, such as Basque and English, at a low level. The number of participants is based on existing literature on task</w:t>
      </w:r>
      <w:r>
        <w:rPr>
          <w:bCs/>
        </w:rPr>
        <w:t xml:space="preserve"> switching </w:t>
      </w:r>
      <w:r w:rsidRPr="005A59A1">
        <w:rPr>
          <w:bCs/>
        </w:rPr>
        <w:t xml:space="preserve">(Philipp &amp; Koch, </w:t>
      </w:r>
      <w:r>
        <w:rPr>
          <w:bCs/>
        </w:rPr>
        <w:t xml:space="preserve">2005; </w:t>
      </w:r>
      <w:r w:rsidRPr="005A59A1">
        <w:rPr>
          <w:bCs/>
        </w:rPr>
        <w:t>Philipp &amp; Koch, 2011).</w:t>
      </w:r>
    </w:p>
    <w:p w14:paraId="046A1406" w14:textId="77777777" w:rsidR="0020388F"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Stimuli:</w:t>
      </w:r>
      <w:r w:rsidRPr="005A59A1">
        <w:rPr>
          <w:b/>
        </w:rPr>
        <w:t xml:space="preserve"> </w:t>
      </w:r>
    </w:p>
    <w:p w14:paraId="748EE9DE" w14:textId="73D0EB6E" w:rsidR="0020388F" w:rsidRPr="005A59A1" w:rsidRDefault="00F81C51" w:rsidP="0020388F">
      <w:pPr>
        <w:pBdr>
          <w:top w:val="single" w:sz="4" w:space="1" w:color="auto"/>
          <w:left w:val="single" w:sz="4" w:space="4" w:color="auto"/>
          <w:bottom w:val="single" w:sz="4" w:space="1" w:color="auto"/>
          <w:right w:val="single" w:sz="4" w:space="4" w:color="auto"/>
        </w:pBdr>
        <w:rPr>
          <w:b/>
        </w:rPr>
      </w:pPr>
      <w:r>
        <w:t>Thirty-two</w:t>
      </w:r>
      <w:r w:rsidR="0020388F">
        <w:t xml:space="preserve"> </w:t>
      </w:r>
      <w:r w:rsidR="0020388F" w:rsidRPr="005A59A1">
        <w:rPr>
          <w:bCs/>
        </w:rPr>
        <w:t xml:space="preserve">di- and trisyllabic Spanish nouns will be employed. The stimuli are </w:t>
      </w:r>
      <w:r w:rsidR="00061DB1" w:rsidRPr="00061DB1">
        <w:rPr>
          <w:bCs/>
        </w:rPr>
        <w:t>co</w:t>
      </w:r>
      <w:r w:rsidR="00061DB1">
        <w:rPr>
          <w:bCs/>
        </w:rPr>
        <w:t>ntrolled</w:t>
      </w:r>
      <w:r w:rsidR="0020388F" w:rsidRPr="005A59A1">
        <w:rPr>
          <w:bCs/>
        </w:rPr>
        <w:t xml:space="preserve"> for different psycholinguistic variables</w:t>
      </w:r>
      <w:r w:rsidR="0020388F">
        <w:rPr>
          <w:bCs/>
        </w:rPr>
        <w:t xml:space="preserve"> (</w:t>
      </w:r>
      <w:r w:rsidR="0020388F" w:rsidRPr="00312280">
        <w:rPr>
          <w:bCs/>
        </w:rPr>
        <w:t xml:space="preserve">Duchon </w:t>
      </w:r>
      <w:r w:rsidR="0020388F">
        <w:rPr>
          <w:bCs/>
        </w:rPr>
        <w:t>et al., 2013)</w:t>
      </w:r>
      <w:r w:rsidR="0020388F" w:rsidRPr="005A59A1">
        <w:rPr>
          <w:bCs/>
        </w:rPr>
        <w:t xml:space="preserve">: cognate status with Basque and English, logarithmic frequency, mean bigram frequency, number of </w:t>
      </w:r>
      <w:r w:rsidR="0020388F">
        <w:rPr>
          <w:bCs/>
        </w:rPr>
        <w:t>letters</w:t>
      </w:r>
      <w:r w:rsidR="0020388F" w:rsidRPr="005A59A1">
        <w:rPr>
          <w:bCs/>
        </w:rPr>
        <w:t>,</w:t>
      </w:r>
      <w:r w:rsidR="0020388F">
        <w:rPr>
          <w:bCs/>
        </w:rPr>
        <w:t xml:space="preserve"> </w:t>
      </w:r>
      <w:r w:rsidR="0020388F" w:rsidRPr="005A59A1">
        <w:rPr>
          <w:bCs/>
        </w:rPr>
        <w:t>number of phonemes, number of syllables, percentage of bimanual transitions, and semantic category. Since the task will be picture naming, each item will be presented in the form of a picture. Images depicting the target words are controlled for imageability, visual complexity, and name agreement measures</w:t>
      </w:r>
      <w:r w:rsidR="0020388F">
        <w:rPr>
          <w:bCs/>
        </w:rPr>
        <w:t xml:space="preserve"> (</w:t>
      </w:r>
      <w:proofErr w:type="spellStart"/>
      <w:r w:rsidR="0020388F" w:rsidRPr="00312280">
        <w:rPr>
          <w:bCs/>
        </w:rPr>
        <w:t>Duñabeitia</w:t>
      </w:r>
      <w:proofErr w:type="spellEnd"/>
      <w:r w:rsidR="0020388F" w:rsidRPr="00312280">
        <w:rPr>
          <w:bCs/>
        </w:rPr>
        <w:t xml:space="preserve"> </w:t>
      </w:r>
      <w:r w:rsidR="0020388F">
        <w:rPr>
          <w:bCs/>
        </w:rPr>
        <w:t>et al., 2018)</w:t>
      </w:r>
      <w:r w:rsidR="0020388F" w:rsidRPr="005A59A1">
        <w:rPr>
          <w:bCs/>
        </w:rPr>
        <w:t xml:space="preserve">. </w:t>
      </w:r>
    </w:p>
    <w:p w14:paraId="29AED2A0"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u w:val="single"/>
        </w:rPr>
      </w:pPr>
      <w:r w:rsidRPr="005A59A1">
        <w:rPr>
          <w:b/>
          <w:u w:val="single"/>
        </w:rPr>
        <w:t xml:space="preserve">Design: </w:t>
      </w:r>
    </w:p>
    <w:p w14:paraId="32D30A09" w14:textId="5318B332"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The picture naming task will involve response modality switch</w:t>
      </w:r>
      <w:r>
        <w:rPr>
          <w:bCs/>
        </w:rPr>
        <w:t>, whereby the participants</w:t>
      </w:r>
      <w:r w:rsidRPr="005A59A1">
        <w:rPr>
          <w:bCs/>
        </w:rPr>
        <w:t xml:space="preserve"> will </w:t>
      </w:r>
      <w:r>
        <w:rPr>
          <w:bCs/>
        </w:rPr>
        <w:t>have</w:t>
      </w:r>
      <w:r w:rsidRPr="005A59A1">
        <w:rPr>
          <w:bCs/>
        </w:rPr>
        <w:t xml:space="preserve"> to attend to the colour cue in each trial and accordingly name a picture either by typing or by speaking. Typ</w:t>
      </w:r>
      <w:r>
        <w:rPr>
          <w:bCs/>
        </w:rPr>
        <w:t>e</w:t>
      </w:r>
      <w:r w:rsidRPr="005A59A1">
        <w:rPr>
          <w:bCs/>
        </w:rPr>
        <w:t xml:space="preserve"> and speak trials will either follow one another or </w:t>
      </w:r>
      <w:r w:rsidR="006A68FB">
        <w:rPr>
          <w:bCs/>
        </w:rPr>
        <w:t>alternate</w:t>
      </w:r>
      <w:r w:rsidRPr="005A59A1">
        <w:rPr>
          <w:bCs/>
        </w:rPr>
        <w:t xml:space="preserve">, so that </w:t>
      </w:r>
      <w:r w:rsidR="006A68FB">
        <w:rPr>
          <w:bCs/>
        </w:rPr>
        <w:t>modalities</w:t>
      </w:r>
      <w:r w:rsidR="006A68FB" w:rsidRPr="005A59A1">
        <w:rPr>
          <w:bCs/>
        </w:rPr>
        <w:t xml:space="preserve"> </w:t>
      </w:r>
      <w:r w:rsidRPr="005A59A1">
        <w:rPr>
          <w:bCs/>
        </w:rPr>
        <w:t>will repeat (two typ</w:t>
      </w:r>
      <w:r>
        <w:rPr>
          <w:bCs/>
        </w:rPr>
        <w:t>e</w:t>
      </w:r>
      <w:r w:rsidRPr="005A59A1">
        <w:rPr>
          <w:bCs/>
        </w:rPr>
        <w:t>/speak</w:t>
      </w:r>
      <w:r>
        <w:rPr>
          <w:bCs/>
        </w:rPr>
        <w:t xml:space="preserve"> </w:t>
      </w:r>
      <w:r w:rsidRPr="005A59A1">
        <w:rPr>
          <w:bCs/>
        </w:rPr>
        <w:t>trials</w:t>
      </w:r>
      <w:r w:rsidR="006A68FB">
        <w:rPr>
          <w:bCs/>
        </w:rPr>
        <w:t xml:space="preserve"> in a row</w:t>
      </w:r>
      <w:r w:rsidRPr="005A59A1">
        <w:rPr>
          <w:bCs/>
        </w:rPr>
        <w:t>) or switch (</w:t>
      </w:r>
      <w:r>
        <w:rPr>
          <w:bCs/>
        </w:rPr>
        <w:t>two trials</w:t>
      </w:r>
      <w:r w:rsidR="006A68FB">
        <w:rPr>
          <w:bCs/>
        </w:rPr>
        <w:t xml:space="preserve"> in a different</w:t>
      </w:r>
      <w:r w:rsidRPr="005A59A1">
        <w:rPr>
          <w:bCs/>
        </w:rPr>
        <w:t xml:space="preserve"> response modality). </w:t>
      </w:r>
      <w:r>
        <w:rPr>
          <w:bCs/>
        </w:rPr>
        <w:t xml:space="preserve">Repeat and switch trials will always be </w:t>
      </w:r>
      <w:r w:rsidR="006A68FB">
        <w:rPr>
          <w:bCs/>
        </w:rPr>
        <w:t xml:space="preserve">with the same </w:t>
      </w:r>
      <w:r>
        <w:rPr>
          <w:bCs/>
        </w:rPr>
        <w:t>stimulus repeat</w:t>
      </w:r>
      <w:r w:rsidR="006A68FB">
        <w:rPr>
          <w:bCs/>
        </w:rPr>
        <w:t>ed</w:t>
      </w:r>
      <w:r>
        <w:rPr>
          <w:bCs/>
        </w:rPr>
        <w:t xml:space="preserve">. </w:t>
      </w:r>
      <w:r w:rsidRPr="005A59A1">
        <w:rPr>
          <w:bCs/>
        </w:rPr>
        <w:t>There will also be filler trials</w:t>
      </w:r>
      <w:r>
        <w:rPr>
          <w:bCs/>
        </w:rPr>
        <w:t xml:space="preserve"> (always </w:t>
      </w:r>
      <w:r w:rsidR="006A68FB">
        <w:rPr>
          <w:bCs/>
        </w:rPr>
        <w:t xml:space="preserve">without </w:t>
      </w:r>
      <w:r>
        <w:rPr>
          <w:bCs/>
        </w:rPr>
        <w:t>item repetition)</w:t>
      </w:r>
      <w:r w:rsidRPr="005A59A1">
        <w:rPr>
          <w:bCs/>
        </w:rPr>
        <w:t xml:space="preserve"> to ensure that participants do not predict the order of modality </w:t>
      </w:r>
      <w:r>
        <w:rPr>
          <w:bCs/>
        </w:rPr>
        <w:t>sequence</w:t>
      </w:r>
      <w:r w:rsidRPr="005A59A1">
        <w:rPr>
          <w:bCs/>
        </w:rPr>
        <w:t xml:space="preserve"> and/or item appearance. </w:t>
      </w:r>
      <w:r>
        <w:rPr>
          <w:bCs/>
        </w:rPr>
        <w:t xml:space="preserve">A </w:t>
      </w:r>
      <w:r w:rsidRPr="00084A01">
        <w:rPr>
          <w:bCs/>
        </w:rPr>
        <w:t>baseline</w:t>
      </w:r>
      <w:r>
        <w:rPr>
          <w:bCs/>
        </w:rPr>
        <w:t xml:space="preserve"> for speak</w:t>
      </w:r>
      <w:r w:rsidR="006A68FB">
        <w:rPr>
          <w:bCs/>
        </w:rPr>
        <w:t>ing</w:t>
      </w:r>
      <w:r>
        <w:rPr>
          <w:bCs/>
        </w:rPr>
        <w:t xml:space="preserve"> and typ</w:t>
      </w:r>
      <w:r w:rsidR="006A68FB">
        <w:rPr>
          <w:bCs/>
        </w:rPr>
        <w:t>ing</w:t>
      </w:r>
      <w:r>
        <w:rPr>
          <w:bCs/>
        </w:rPr>
        <w:t xml:space="preserve"> RTs will be obtained from filler trials. These will be modality-repetition but no item-repetition trials. </w:t>
      </w:r>
      <w:r w:rsidRPr="005A59A1">
        <w:rPr>
          <w:bCs/>
        </w:rPr>
        <w:t>Modality sequence (repeat vs. switch) and response modality (typ</w:t>
      </w:r>
      <w:r>
        <w:rPr>
          <w:bCs/>
        </w:rPr>
        <w:t>e</w:t>
      </w:r>
      <w:r w:rsidRPr="005A59A1">
        <w:rPr>
          <w:bCs/>
        </w:rPr>
        <w:t xml:space="preserve"> vs. speak) will be within-subjects independent variables. Reaction times (</w:t>
      </w:r>
      <w:r>
        <w:rPr>
          <w:bCs/>
        </w:rPr>
        <w:t>RTs)</w:t>
      </w:r>
      <w:r w:rsidRPr="005A59A1">
        <w:rPr>
          <w:bCs/>
        </w:rPr>
        <w:t xml:space="preserve">, accuracy </w:t>
      </w:r>
      <w:r>
        <w:rPr>
          <w:bCs/>
        </w:rPr>
        <w:t>(%)</w:t>
      </w:r>
      <w:r w:rsidRPr="005A59A1">
        <w:rPr>
          <w:bCs/>
        </w:rPr>
        <w:t xml:space="preserve">, and durations </w:t>
      </w:r>
      <w:r>
        <w:rPr>
          <w:bCs/>
        </w:rPr>
        <w:t>(</w:t>
      </w:r>
      <w:proofErr w:type="spellStart"/>
      <w:r>
        <w:rPr>
          <w:bCs/>
        </w:rPr>
        <w:t>ms</w:t>
      </w:r>
      <w:proofErr w:type="spellEnd"/>
      <w:r w:rsidRPr="005A59A1">
        <w:rPr>
          <w:bCs/>
        </w:rPr>
        <w:t>) will be the dependent variables.</w:t>
      </w:r>
      <w:r>
        <w:rPr>
          <w:bCs/>
        </w:rPr>
        <w:t xml:space="preserve"> </w:t>
      </w:r>
    </w:p>
    <w:p w14:paraId="6534C0CD" w14:textId="77777777" w:rsidR="0020388F" w:rsidRDefault="0020388F" w:rsidP="0020388F">
      <w:pPr>
        <w:pBdr>
          <w:top w:val="single" w:sz="4" w:space="1" w:color="auto"/>
          <w:left w:val="single" w:sz="4" w:space="4" w:color="auto"/>
          <w:bottom w:val="single" w:sz="4" w:space="1" w:color="auto"/>
          <w:right w:val="single" w:sz="4" w:space="4" w:color="auto"/>
        </w:pBdr>
        <w:rPr>
          <w:b/>
          <w:u w:val="single"/>
        </w:rPr>
      </w:pPr>
      <w:r>
        <w:rPr>
          <w:b/>
          <w:u w:val="single"/>
        </w:rPr>
        <w:t>Statistical analysis:</w:t>
      </w:r>
    </w:p>
    <w:p w14:paraId="33D567E4" w14:textId="23011F56" w:rsidR="0020388F" w:rsidRPr="00232B44" w:rsidRDefault="0020388F" w:rsidP="0020388F">
      <w:pPr>
        <w:pBdr>
          <w:top w:val="single" w:sz="4" w:space="1" w:color="auto"/>
          <w:left w:val="single" w:sz="4" w:space="4" w:color="auto"/>
          <w:bottom w:val="single" w:sz="4" w:space="1" w:color="auto"/>
          <w:right w:val="single" w:sz="4" w:space="4" w:color="auto"/>
        </w:pBdr>
        <w:rPr>
          <w:bCs/>
        </w:rPr>
      </w:pPr>
      <w:r w:rsidRPr="00232B44">
        <w:rPr>
          <w:bCs/>
        </w:rPr>
        <w:t>We will conduct our analyses using the R Statistical Language (</w:t>
      </w:r>
      <w:r w:rsidRPr="00232B44">
        <w:t xml:space="preserve">R Core Team, 2021). </w:t>
      </w:r>
      <w:r w:rsidRPr="00232B44">
        <w:rPr>
          <w:bCs/>
        </w:rPr>
        <w:t>Trials with RTs below 150ms and higher than 2500ms will be excluded</w:t>
      </w:r>
      <w:r>
        <w:rPr>
          <w:bCs/>
        </w:rPr>
        <w:t>,</w:t>
      </w:r>
      <w:r w:rsidRPr="00232B44">
        <w:rPr>
          <w:bCs/>
        </w:rPr>
        <w:t xml:space="preserve"> as will incorrect trials. To examine the effect of modality sequence (repeat, switch) and response modality (speak, type) on RTs </w:t>
      </w:r>
      <w:r w:rsidR="00295522">
        <w:rPr>
          <w:bCs/>
        </w:rPr>
        <w:t xml:space="preserve">and durations </w:t>
      </w:r>
      <w:r w:rsidRPr="00232B44">
        <w:rPr>
          <w:bCs/>
        </w:rPr>
        <w:t xml:space="preserve">we will conduct linear-mixed effects </w:t>
      </w:r>
      <w:r w:rsidRPr="00232B44">
        <w:rPr>
          <w:bCs/>
        </w:rPr>
        <w:lastRenderedPageBreak/>
        <w:t>modelling (</w:t>
      </w:r>
      <w:r w:rsidRPr="00232B44">
        <w:t xml:space="preserve">package </w:t>
      </w:r>
      <w:r w:rsidRPr="00232B44">
        <w:rPr>
          <w:i/>
          <w:iCs/>
        </w:rPr>
        <w:t>lme4</w:t>
      </w:r>
      <w:r w:rsidRPr="00232B44">
        <w:t xml:space="preserve">; Bates et al., 2015; package </w:t>
      </w:r>
      <w:proofErr w:type="spellStart"/>
      <w:r w:rsidRPr="00232B44">
        <w:rPr>
          <w:i/>
          <w:iCs/>
        </w:rPr>
        <w:t>lmerTest</w:t>
      </w:r>
      <w:proofErr w:type="spellEnd"/>
      <w:r w:rsidRPr="00232B44">
        <w:t xml:space="preserve">; Kuznetsova et al., 2017). To investigate the effect of the same independent variables on accuracy we will employ generalised mixed-effects modelling (ibid). </w:t>
      </w:r>
      <w:r>
        <w:t>M</w:t>
      </w:r>
      <w:r w:rsidRPr="00232B44">
        <w:t>odality</w:t>
      </w:r>
      <w:r>
        <w:t xml:space="preserve"> s</w:t>
      </w:r>
      <w:r w:rsidRPr="00232B44">
        <w:t xml:space="preserve">equence (repeat, switch) and </w:t>
      </w:r>
      <w:r>
        <w:t>r</w:t>
      </w:r>
      <w:r w:rsidRPr="00232B44">
        <w:t>esponse</w:t>
      </w:r>
      <w:r>
        <w:t xml:space="preserve"> m</w:t>
      </w:r>
      <w:r w:rsidRPr="00232B44">
        <w:t>odality (type, speak)</w:t>
      </w:r>
      <w:r>
        <w:t xml:space="preserve"> are the main predictors</w:t>
      </w:r>
      <w:r w:rsidRPr="00232B44">
        <w:t>. We will also check for random structure to control for unobserved homogeneity that is uncorrelated to our main predictors.</w:t>
      </w:r>
    </w:p>
    <w:p w14:paraId="1CFF737E"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Procedure:</w:t>
      </w:r>
      <w:r w:rsidRPr="005A59A1">
        <w:rPr>
          <w:b/>
        </w:rPr>
        <w:t xml:space="preserve"> </w:t>
      </w:r>
    </w:p>
    <w:p w14:paraId="0EFE5E33" w14:textId="77777777"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The experiment </w:t>
      </w:r>
      <w:r>
        <w:rPr>
          <w:bCs/>
        </w:rPr>
        <w:t>will be conducted</w:t>
      </w:r>
      <w:r w:rsidRPr="005A59A1">
        <w:rPr>
          <w:bCs/>
        </w:rPr>
        <w:t xml:space="preserve"> in </w:t>
      </w:r>
      <w:proofErr w:type="spellStart"/>
      <w:r w:rsidRPr="005A59A1">
        <w:rPr>
          <w:bCs/>
        </w:rPr>
        <w:t>PsychoPy</w:t>
      </w:r>
      <w:proofErr w:type="spellEnd"/>
      <w:r w:rsidRPr="005A59A1">
        <w:rPr>
          <w:bCs/>
        </w:rPr>
        <w:t xml:space="preserve"> (</w:t>
      </w:r>
      <w:r w:rsidRPr="00312280">
        <w:rPr>
          <w:bCs/>
        </w:rPr>
        <w:t xml:space="preserve">Peirce </w:t>
      </w:r>
      <w:r w:rsidRPr="005A59A1">
        <w:rPr>
          <w:bCs/>
        </w:rPr>
        <w:t>et al., 2022)</w:t>
      </w:r>
      <w:r>
        <w:rPr>
          <w:bCs/>
        </w:rPr>
        <w:t>. It</w:t>
      </w:r>
      <w:r w:rsidRPr="005A59A1">
        <w:rPr>
          <w:bCs/>
        </w:rPr>
        <w:t xml:space="preserve"> consists of one session </w:t>
      </w:r>
      <w:r>
        <w:rPr>
          <w:bCs/>
        </w:rPr>
        <w:t xml:space="preserve">that includes a familiarisation phase, a practice phase, and the main experimental task. </w:t>
      </w:r>
    </w:p>
    <w:p w14:paraId="4F70918F" w14:textId="19C13BCC" w:rsidR="0020388F" w:rsidRPr="00FE2D7A" w:rsidRDefault="0020388F" w:rsidP="0020388F">
      <w:pPr>
        <w:pBdr>
          <w:top w:val="single" w:sz="4" w:space="1" w:color="auto"/>
          <w:left w:val="single" w:sz="4" w:space="4" w:color="auto"/>
          <w:bottom w:val="single" w:sz="4" w:space="1" w:color="auto"/>
          <w:right w:val="single" w:sz="4" w:space="4" w:color="auto"/>
        </w:pBdr>
        <w:rPr>
          <w:b/>
        </w:rPr>
      </w:pPr>
      <w:r w:rsidRPr="005A59A1">
        <w:rPr>
          <w:bCs/>
        </w:rPr>
        <w:t xml:space="preserve">In the </w:t>
      </w:r>
      <w:r w:rsidRPr="00433B0C">
        <w:rPr>
          <w:bCs/>
          <w:u w:val="single"/>
        </w:rPr>
        <w:t>familiarisation phase</w:t>
      </w:r>
      <w:r w:rsidRPr="005A59A1">
        <w:rPr>
          <w:bCs/>
        </w:rPr>
        <w:t>, participants will be presented with a randomised sequence of the target</w:t>
      </w:r>
      <w:r>
        <w:rPr>
          <w:bCs/>
        </w:rPr>
        <w:t xml:space="preserve"> and practice</w:t>
      </w:r>
      <w:r w:rsidRPr="005A59A1">
        <w:rPr>
          <w:bCs/>
        </w:rPr>
        <w:t xml:space="preserve"> pictures and they will be asked to name each object</w:t>
      </w:r>
      <w:r>
        <w:rPr>
          <w:bCs/>
        </w:rPr>
        <w:t xml:space="preserve"> (N = 45)</w:t>
      </w:r>
      <w:r w:rsidRPr="005A59A1">
        <w:rPr>
          <w:bCs/>
        </w:rPr>
        <w:t xml:space="preserve">. </w:t>
      </w:r>
      <w:r>
        <w:rPr>
          <w:bCs/>
        </w:rPr>
        <w:t>After they have named each picture, the word for each object will appear below the image in the middle of screen</w:t>
      </w:r>
      <w:r w:rsidRPr="00312280">
        <w:rPr>
          <w:bCs/>
        </w:rPr>
        <w:t xml:space="preserve">. </w:t>
      </w:r>
      <w:r w:rsidR="00BA0BCA">
        <w:rPr>
          <w:bCs/>
        </w:rPr>
        <w:t xml:space="preserve">Participants will be asked to </w:t>
      </w:r>
      <w:r w:rsidR="00061DB1">
        <w:rPr>
          <w:bCs/>
        </w:rPr>
        <w:t xml:space="preserve">later </w:t>
      </w:r>
      <w:r w:rsidR="00BA0BCA">
        <w:rPr>
          <w:bCs/>
        </w:rPr>
        <w:t>use on</w:t>
      </w:r>
      <w:r w:rsidR="00061DB1">
        <w:rPr>
          <w:bCs/>
        </w:rPr>
        <w:t>ly</w:t>
      </w:r>
      <w:r w:rsidR="00BA0BCA">
        <w:rPr>
          <w:bCs/>
        </w:rPr>
        <w:t xml:space="preserve"> the “expected word” appearing on the screen instead of what they answered, in case of a mismatch between the</w:t>
      </w:r>
      <w:r w:rsidR="00061DB1">
        <w:rPr>
          <w:bCs/>
        </w:rPr>
        <w:t>ir</w:t>
      </w:r>
      <w:r w:rsidR="00BA0BCA">
        <w:rPr>
          <w:bCs/>
        </w:rPr>
        <w:t xml:space="preserve"> response and </w:t>
      </w:r>
      <w:r w:rsidR="00061DB1">
        <w:rPr>
          <w:bCs/>
        </w:rPr>
        <w:t xml:space="preserve">the </w:t>
      </w:r>
      <w:r w:rsidR="00BA0BCA">
        <w:rPr>
          <w:bCs/>
        </w:rPr>
        <w:t>expected one. This phase is to ensure that all participants use the expected term to name each object.</w:t>
      </w:r>
    </w:p>
    <w:p w14:paraId="2C8CFC48" w14:textId="77777777" w:rsidR="0020388F" w:rsidRDefault="0020388F" w:rsidP="0020388F">
      <w:pPr>
        <w:pBdr>
          <w:top w:val="single" w:sz="4" w:space="1" w:color="auto"/>
          <w:left w:val="single" w:sz="4" w:space="4" w:color="auto"/>
          <w:bottom w:val="single" w:sz="4" w:space="1" w:color="auto"/>
          <w:right w:val="single" w:sz="4" w:space="4" w:color="auto"/>
        </w:pBdr>
        <w:rPr>
          <w:bCs/>
        </w:rPr>
      </w:pPr>
      <w:r>
        <w:rPr>
          <w:bCs/>
        </w:rPr>
        <w:t xml:space="preserve">Following the familiarisation phase, participants will be asked to complete </w:t>
      </w:r>
      <w:r w:rsidRPr="00312280">
        <w:rPr>
          <w:bCs/>
          <w:u w:val="single"/>
        </w:rPr>
        <w:t>two s</w:t>
      </w:r>
      <w:r w:rsidRPr="00433B0C">
        <w:rPr>
          <w:bCs/>
          <w:u w:val="single"/>
        </w:rPr>
        <w:t xml:space="preserve">hort practice </w:t>
      </w:r>
      <w:r>
        <w:rPr>
          <w:bCs/>
          <w:u w:val="single"/>
        </w:rPr>
        <w:t>sessions</w:t>
      </w:r>
      <w:r>
        <w:rPr>
          <w:bCs/>
        </w:rPr>
        <w:t xml:space="preserve"> in which they will be trained in the colour-modality association. </w:t>
      </w:r>
      <w:r w:rsidRPr="005A59A1">
        <w:rPr>
          <w:bCs/>
        </w:rPr>
        <w:t xml:space="preserve">They will view a </w:t>
      </w:r>
      <w:r>
        <w:rPr>
          <w:bCs/>
        </w:rPr>
        <w:t xml:space="preserve">small </w:t>
      </w:r>
      <w:r w:rsidRPr="005A59A1">
        <w:rPr>
          <w:bCs/>
        </w:rPr>
        <w:t xml:space="preserve">set of </w:t>
      </w:r>
      <w:r>
        <w:rPr>
          <w:bCs/>
        </w:rPr>
        <w:t xml:space="preserve">training </w:t>
      </w:r>
      <w:r w:rsidRPr="005A59A1">
        <w:rPr>
          <w:bCs/>
        </w:rPr>
        <w:t xml:space="preserve">pictures </w:t>
      </w:r>
      <w:r>
        <w:rPr>
          <w:bCs/>
        </w:rPr>
        <w:t xml:space="preserve">(N = 7, different from the ones used in the experimental task) </w:t>
      </w:r>
      <w:r w:rsidRPr="005A59A1">
        <w:rPr>
          <w:bCs/>
        </w:rPr>
        <w:t xml:space="preserve">with different colour </w:t>
      </w:r>
      <w:r>
        <w:rPr>
          <w:bCs/>
        </w:rPr>
        <w:t>frames</w:t>
      </w:r>
      <w:r w:rsidRPr="005A59A1">
        <w:rPr>
          <w:bCs/>
        </w:rPr>
        <w:t xml:space="preserve"> and they will be informed that colour </w:t>
      </w:r>
      <w:r w:rsidRPr="006735FA">
        <w:rPr>
          <w:bCs/>
          <w:i/>
          <w:iCs/>
        </w:rPr>
        <w:t>A</w:t>
      </w:r>
      <w:r w:rsidRPr="005A59A1">
        <w:rPr>
          <w:bCs/>
        </w:rPr>
        <w:t xml:space="preserve"> requires the word to be typed, while colour </w:t>
      </w:r>
      <w:r w:rsidRPr="006735FA">
        <w:rPr>
          <w:bCs/>
          <w:i/>
          <w:iCs/>
        </w:rPr>
        <w:t>B</w:t>
      </w:r>
      <w:r w:rsidRPr="005A59A1">
        <w:rPr>
          <w:bCs/>
        </w:rPr>
        <w:t xml:space="preserve"> requires for the word to be named orally. </w:t>
      </w:r>
      <w:r>
        <w:rPr>
          <w:bCs/>
        </w:rPr>
        <w:t xml:space="preserve">In the first practice session, they will see the response modality written above the picture and the colour-cued frame. In the second practice phase, they will have to practice without the response-modality indication. </w:t>
      </w:r>
      <w:r w:rsidRPr="005A59A1">
        <w:rPr>
          <w:bCs/>
        </w:rPr>
        <w:t xml:space="preserve">Colour-modality associations will be counter-balanced </w:t>
      </w:r>
      <w:r>
        <w:rPr>
          <w:bCs/>
        </w:rPr>
        <w:t>across</w:t>
      </w:r>
      <w:r w:rsidRPr="005A59A1">
        <w:rPr>
          <w:bCs/>
        </w:rPr>
        <w:t xml:space="preserve"> participants.</w:t>
      </w:r>
    </w:p>
    <w:p w14:paraId="37B72E1F" w14:textId="77777777" w:rsidR="0020388F" w:rsidRDefault="0020388F" w:rsidP="0020388F">
      <w:pPr>
        <w:pBdr>
          <w:top w:val="single" w:sz="4" w:space="1" w:color="auto"/>
          <w:left w:val="single" w:sz="4" w:space="4" w:color="auto"/>
          <w:bottom w:val="single" w:sz="4" w:space="1" w:color="auto"/>
          <w:right w:val="single" w:sz="4" w:space="4" w:color="auto"/>
        </w:pBdr>
        <w:rPr>
          <w:bCs/>
        </w:rPr>
      </w:pPr>
      <w:r>
        <w:rPr>
          <w:bCs/>
        </w:rPr>
        <w:t xml:space="preserve">The </w:t>
      </w:r>
      <w:r w:rsidRPr="006735FA">
        <w:rPr>
          <w:bCs/>
          <w:u w:val="single"/>
        </w:rPr>
        <w:t>main experimental task</w:t>
      </w:r>
      <w:r>
        <w:rPr>
          <w:bCs/>
        </w:rPr>
        <w:t xml:space="preserve"> consists of a picture naming task</w:t>
      </w:r>
      <w:r w:rsidRPr="005A59A1">
        <w:rPr>
          <w:bCs/>
        </w:rPr>
        <w:t>. Participants will</w:t>
      </w:r>
      <w:r>
        <w:rPr>
          <w:bCs/>
        </w:rPr>
        <w:t xml:space="preserve"> see images of objects and will</w:t>
      </w:r>
      <w:r w:rsidRPr="005A59A1">
        <w:rPr>
          <w:bCs/>
        </w:rPr>
        <w:t xml:space="preserve"> be asked to either type or </w:t>
      </w:r>
      <w:r>
        <w:rPr>
          <w:bCs/>
        </w:rPr>
        <w:t>say</w:t>
      </w:r>
      <w:r w:rsidRPr="005A59A1">
        <w:rPr>
          <w:bCs/>
        </w:rPr>
        <w:t xml:space="preserve"> the name of the object presented on the screen</w:t>
      </w:r>
      <w:r>
        <w:rPr>
          <w:bCs/>
        </w:rPr>
        <w:t xml:space="preserve"> based on the colour associations mentioned above</w:t>
      </w:r>
      <w:r w:rsidRPr="005A59A1">
        <w:rPr>
          <w:bCs/>
        </w:rPr>
        <w:t xml:space="preserve">. The task </w:t>
      </w:r>
      <w:r>
        <w:rPr>
          <w:bCs/>
        </w:rPr>
        <w:t>includes</w:t>
      </w:r>
      <w:r w:rsidRPr="005A59A1">
        <w:rPr>
          <w:bCs/>
        </w:rPr>
        <w:t xml:space="preserve"> one block</w:t>
      </w:r>
      <w:r>
        <w:rPr>
          <w:bCs/>
        </w:rPr>
        <w:t xml:space="preserve"> of 256 target trials and 152 filler trials (N = 408; 204 type, 204 speak).</w:t>
      </w:r>
      <w:r w:rsidRPr="005A59A1">
        <w:rPr>
          <w:bCs/>
        </w:rPr>
        <w:t xml:space="preserve"> </w:t>
      </w:r>
      <w:r>
        <w:rPr>
          <w:bCs/>
        </w:rPr>
        <w:t>A</w:t>
      </w:r>
      <w:r w:rsidRPr="005A59A1">
        <w:rPr>
          <w:bCs/>
        </w:rPr>
        <w:t xml:space="preserve"> break</w:t>
      </w:r>
      <w:r>
        <w:rPr>
          <w:bCs/>
        </w:rPr>
        <w:t xml:space="preserve"> will be provided every 51</w:t>
      </w:r>
      <w:r w:rsidRPr="005A59A1">
        <w:rPr>
          <w:bCs/>
        </w:rPr>
        <w:t xml:space="preserve"> </w:t>
      </w:r>
      <w:r>
        <w:rPr>
          <w:bCs/>
        </w:rPr>
        <w:t>trials.</w:t>
      </w:r>
      <w:r w:rsidRPr="005A59A1">
        <w:rPr>
          <w:bCs/>
        </w:rPr>
        <w:t xml:space="preserve"> </w:t>
      </w:r>
    </w:p>
    <w:p w14:paraId="09713E8C" w14:textId="40BD2644" w:rsidR="0020388F" w:rsidRDefault="0020388F" w:rsidP="0020388F">
      <w:pPr>
        <w:pBdr>
          <w:top w:val="single" w:sz="4" w:space="1" w:color="auto"/>
          <w:left w:val="single" w:sz="4" w:space="4" w:color="auto"/>
          <w:bottom w:val="single" w:sz="4" w:space="1" w:color="auto"/>
          <w:right w:val="single" w:sz="4" w:space="4" w:color="auto"/>
        </w:pBdr>
        <w:rPr>
          <w:bCs/>
        </w:rPr>
      </w:pPr>
      <w:r>
        <w:rPr>
          <w:bCs/>
        </w:rPr>
        <w:t>For the creation of the list, we used the Euler package in R (</w:t>
      </w:r>
      <w:r w:rsidRPr="00312280">
        <w:t>Larsson</w:t>
      </w:r>
      <w:r>
        <w:t>, 2022</w:t>
      </w:r>
      <w:r>
        <w:rPr>
          <w:bCs/>
        </w:rPr>
        <w:t xml:space="preserve">) to obtain four different balanced sequences of the four conditions of interest (repeat type, repeat speak, switch type to speak, switch speak to type). Every sequence consists of </w:t>
      </w:r>
      <w:r w:rsidR="00D81C4C">
        <w:rPr>
          <w:bCs/>
        </w:rPr>
        <w:t>eight</w:t>
      </w:r>
      <w:r>
        <w:rPr>
          <w:bCs/>
        </w:rPr>
        <w:t xml:space="preserve"> trial pairs (the second trial in each pair is the target one) and </w:t>
      </w:r>
      <w:r w:rsidR="00D81C4C">
        <w:rPr>
          <w:bCs/>
        </w:rPr>
        <w:t>eight</w:t>
      </w:r>
      <w:r>
        <w:rPr>
          <w:bCs/>
        </w:rPr>
        <w:t xml:space="preserve"> filler trials. We further reordered those sequences for a total of four different orders per sequence. We ensured that each pair will appear once in all conditions among those four sequence orders. We created </w:t>
      </w:r>
      <w:r w:rsidR="00D81C4C">
        <w:rPr>
          <w:bCs/>
        </w:rPr>
        <w:t>four</w:t>
      </w:r>
      <w:r>
        <w:rPr>
          <w:bCs/>
        </w:rPr>
        <w:t xml:space="preserve"> sets of </w:t>
      </w:r>
      <w:r w:rsidR="00D81C4C">
        <w:rPr>
          <w:bCs/>
        </w:rPr>
        <w:t>eight</w:t>
      </w:r>
      <w:r>
        <w:rPr>
          <w:bCs/>
        </w:rPr>
        <w:t xml:space="preserve"> different images (N = 32). Each set of images corresponds to one of the four sequences. Throughout each sequence, we added 24 extra filler trials balanced across modality sequence and response modality to prevent modality repetition (not more than </w:t>
      </w:r>
      <w:r w:rsidR="00D81C4C">
        <w:rPr>
          <w:bCs/>
        </w:rPr>
        <w:t>three</w:t>
      </w:r>
      <w:r>
        <w:rPr>
          <w:bCs/>
        </w:rPr>
        <w:t xml:space="preserve"> times consecutively), but also as trials at the beginning of the overall sequence and at the beginning of blocks. For those extra trials, we added </w:t>
      </w:r>
      <w:r w:rsidR="00D81C4C">
        <w:rPr>
          <w:bCs/>
        </w:rPr>
        <w:t>six</w:t>
      </w:r>
      <w:r>
        <w:rPr>
          <w:bCs/>
        </w:rPr>
        <w:t xml:space="preserve"> more images. These trials will not be included in the final analyses. </w:t>
      </w:r>
    </w:p>
    <w:p w14:paraId="587927D2" w14:textId="401C92DB" w:rsidR="0020388F" w:rsidRPr="00E55920" w:rsidRDefault="0020388F" w:rsidP="0020388F">
      <w:pPr>
        <w:pBdr>
          <w:top w:val="single" w:sz="4" w:space="1" w:color="auto"/>
          <w:left w:val="single" w:sz="4" w:space="4" w:color="auto"/>
          <w:bottom w:val="single" w:sz="4" w:space="1" w:color="auto"/>
          <w:right w:val="single" w:sz="4" w:space="4" w:color="auto"/>
        </w:pBdr>
        <w:rPr>
          <w:bCs/>
        </w:rPr>
      </w:pPr>
      <w:r>
        <w:rPr>
          <w:bCs/>
        </w:rPr>
        <w:t>The final list consisted of eight parts (</w:t>
      </w:r>
      <w:r w:rsidR="00D81C4C">
        <w:rPr>
          <w:bCs/>
        </w:rPr>
        <w:t>seven</w:t>
      </w:r>
      <w:r>
        <w:rPr>
          <w:bCs/>
        </w:rPr>
        <w:t xml:space="preserve"> breaks), where each part consists of 51 trials (32 target trials). These eight parts we</w:t>
      </w:r>
      <w:r w:rsidR="00BA0BCA">
        <w:rPr>
          <w:bCs/>
        </w:rPr>
        <w:t>re</w:t>
      </w:r>
      <w:r>
        <w:rPr>
          <w:bCs/>
        </w:rPr>
        <w:t xml:space="preserve"> mixed in order to create three more experimental lists.</w:t>
      </w:r>
    </w:p>
    <w:p w14:paraId="3AF98E83" w14:textId="77777777" w:rsidR="0020388F" w:rsidRPr="00133368" w:rsidRDefault="0020388F" w:rsidP="0020388F">
      <w:pPr>
        <w:pBdr>
          <w:top w:val="single" w:sz="4" w:space="1" w:color="auto"/>
          <w:left w:val="single" w:sz="4" w:space="4" w:color="auto"/>
          <w:bottom w:val="single" w:sz="4" w:space="1" w:color="auto"/>
          <w:right w:val="single" w:sz="4" w:space="4" w:color="auto"/>
        </w:pBdr>
        <w:rPr>
          <w:bCs/>
        </w:rPr>
      </w:pPr>
      <w:r w:rsidRPr="005A59A1">
        <w:rPr>
          <w:bCs/>
          <w:i/>
          <w:iCs/>
        </w:rPr>
        <w:t xml:space="preserve">Output measures: </w:t>
      </w:r>
      <w:r w:rsidRPr="005A59A1">
        <w:rPr>
          <w:bCs/>
        </w:rPr>
        <w:t xml:space="preserve">onset latencies in RT </w:t>
      </w:r>
      <w:r>
        <w:rPr>
          <w:bCs/>
        </w:rPr>
        <w:t>(type, speak)</w:t>
      </w:r>
      <w:r w:rsidRPr="005A59A1">
        <w:rPr>
          <w:bCs/>
        </w:rPr>
        <w:t>, accuracy</w:t>
      </w:r>
      <w:r>
        <w:rPr>
          <w:bCs/>
        </w:rPr>
        <w:t xml:space="preserve"> in % (type, speak)</w:t>
      </w:r>
      <w:r w:rsidRPr="005A59A1">
        <w:rPr>
          <w:bCs/>
        </w:rPr>
        <w:t>, durations</w:t>
      </w:r>
      <w:r>
        <w:rPr>
          <w:bCs/>
        </w:rPr>
        <w:t xml:space="preserve"> in </w:t>
      </w:r>
      <w:proofErr w:type="spellStart"/>
      <w:r>
        <w:rPr>
          <w:bCs/>
        </w:rPr>
        <w:t>ms</w:t>
      </w:r>
      <w:proofErr w:type="spellEnd"/>
      <w:r w:rsidRPr="005A59A1">
        <w:rPr>
          <w:bCs/>
        </w:rPr>
        <w:t xml:space="preserve"> (</w:t>
      </w:r>
      <w:r>
        <w:rPr>
          <w:bCs/>
        </w:rPr>
        <w:t>type, speak</w:t>
      </w:r>
      <w:r w:rsidRPr="005A59A1">
        <w:rPr>
          <w:bCs/>
        </w:rPr>
        <w:t>)</w:t>
      </w:r>
    </w:p>
    <w:p w14:paraId="12DD0EA9"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Relevance:</w:t>
      </w:r>
    </w:p>
    <w:p w14:paraId="45881F6B" w14:textId="6D5F00DE"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lastRenderedPageBreak/>
        <w:t xml:space="preserve">The present study will enhance knowledge regarding the interaction of spoken and written output modalities in language production, by informing further on the interplay between phonological and orthographic representations and their co-activation during speaking and </w:t>
      </w:r>
      <w:r>
        <w:rPr>
          <w:bCs/>
        </w:rPr>
        <w:t>typing</w:t>
      </w:r>
      <w:r w:rsidRPr="005A59A1">
        <w:rPr>
          <w:bCs/>
        </w:rPr>
        <w:t>. The pragmatic implications of this research cannot be overlooked since typing and speaking are both basic parts of everyday life and by extension of communication. It is thus important to gain more insight into the dynamics of our two widely employed ways of communicating.</w:t>
      </w:r>
    </w:p>
    <w:p w14:paraId="122A244A"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rPr>
      </w:pPr>
    </w:p>
    <w:p w14:paraId="75BEEB3E" w14:textId="77777777" w:rsidR="0020388F" w:rsidRPr="00CE06C8" w:rsidRDefault="0020388F" w:rsidP="0020388F">
      <w:pPr>
        <w:pBdr>
          <w:top w:val="single" w:sz="4" w:space="1" w:color="auto"/>
          <w:left w:val="single" w:sz="4" w:space="4" w:color="auto"/>
          <w:bottom w:val="single" w:sz="4" w:space="1" w:color="auto"/>
          <w:right w:val="single" w:sz="4" w:space="4" w:color="auto"/>
        </w:pBdr>
        <w:rPr>
          <w:bCs/>
          <w:lang w:val="es-ES"/>
        </w:rPr>
      </w:pPr>
      <w:r w:rsidRPr="00CE06C8">
        <w:rPr>
          <w:bCs/>
          <w:lang w:val="es-ES"/>
        </w:rPr>
        <w:t>REFERENCES:</w:t>
      </w:r>
    </w:p>
    <w:bookmarkEnd w:id="0"/>
    <w:p w14:paraId="3853AADA"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CE06C8">
        <w:rPr>
          <w:lang w:val="es-ES"/>
        </w:rPr>
        <w:t xml:space="preserve">Bates, D., &amp; </w:t>
      </w:r>
      <w:proofErr w:type="spellStart"/>
      <w:r w:rsidRPr="00CE06C8">
        <w:rPr>
          <w:lang w:val="es-ES"/>
        </w:rPr>
        <w:t>Maechler</w:t>
      </w:r>
      <w:proofErr w:type="spellEnd"/>
      <w:r w:rsidRPr="00CE06C8">
        <w:rPr>
          <w:lang w:val="es-ES"/>
        </w:rPr>
        <w:t xml:space="preserve">, M. (2021). </w:t>
      </w:r>
      <w:r w:rsidRPr="00A12F17">
        <w:t xml:space="preserve">Matrix: Sparse and Dense Matrix Classes and Methods. </w:t>
      </w:r>
      <w:r w:rsidRPr="00A12F17">
        <w:rPr>
          <w:i/>
          <w:iCs/>
          <w:color w:val="0462C1"/>
        </w:rPr>
        <w:t>https://CRAN.R-project.org/package=Matrix</w:t>
      </w:r>
    </w:p>
    <w:p w14:paraId="7CCE347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Bonin, P., </w:t>
      </w:r>
      <w:proofErr w:type="spellStart"/>
      <w:r w:rsidRPr="005A59A1">
        <w:rPr>
          <w:rFonts w:asciiTheme="minorHAnsi" w:hAnsiTheme="minorHAnsi" w:cstheme="minorHAnsi"/>
          <w:shd w:val="clear" w:color="auto" w:fill="FFFFFF"/>
        </w:rPr>
        <w:t>Peereman</w:t>
      </w:r>
      <w:proofErr w:type="spellEnd"/>
      <w:r w:rsidRPr="005A59A1">
        <w:rPr>
          <w:rFonts w:asciiTheme="minorHAnsi" w:hAnsiTheme="minorHAnsi" w:cstheme="minorHAnsi"/>
          <w:shd w:val="clear" w:color="auto" w:fill="FFFFFF"/>
        </w:rPr>
        <w:t>, R., &amp; Fayol, M. (2001). Do Phonological Codes Constrain the Selection of Orthographic Codes in Written Picture Naming? Journal of Memory and Language, 45(4), 688-720.</w:t>
      </w:r>
    </w:p>
    <w:p w14:paraId="0DBF1605" w14:textId="77777777" w:rsidR="0020388F" w:rsidRPr="007A7406"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0449A6">
        <w:rPr>
          <w:rFonts w:asciiTheme="minorHAnsi" w:hAnsiTheme="minorHAnsi" w:cstheme="minorHAnsi"/>
          <w:color w:val="222222"/>
          <w:shd w:val="clear" w:color="auto" w:fill="FFFFFF"/>
        </w:rPr>
        <w:t>Duchon, A., Perea, M., Sebastián-</w:t>
      </w:r>
      <w:proofErr w:type="spellStart"/>
      <w:r w:rsidRPr="000449A6">
        <w:rPr>
          <w:rFonts w:asciiTheme="minorHAnsi" w:hAnsiTheme="minorHAnsi" w:cstheme="minorHAnsi"/>
          <w:color w:val="222222"/>
          <w:shd w:val="clear" w:color="auto" w:fill="FFFFFF"/>
        </w:rPr>
        <w:t>Gallés</w:t>
      </w:r>
      <w:proofErr w:type="spellEnd"/>
      <w:r w:rsidRPr="000449A6">
        <w:rPr>
          <w:rFonts w:asciiTheme="minorHAnsi" w:hAnsiTheme="minorHAnsi" w:cstheme="minorHAnsi"/>
          <w:color w:val="222222"/>
          <w:shd w:val="clear" w:color="auto" w:fill="FFFFFF"/>
        </w:rPr>
        <w:t xml:space="preserve">, N., Martí, A., &amp; </w:t>
      </w:r>
      <w:proofErr w:type="spellStart"/>
      <w:r w:rsidRPr="000449A6">
        <w:rPr>
          <w:rFonts w:asciiTheme="minorHAnsi" w:hAnsiTheme="minorHAnsi" w:cstheme="minorHAnsi"/>
          <w:color w:val="222222"/>
          <w:shd w:val="clear" w:color="auto" w:fill="FFFFFF"/>
        </w:rPr>
        <w:t>Carreiras</w:t>
      </w:r>
      <w:proofErr w:type="spellEnd"/>
      <w:r w:rsidRPr="000449A6">
        <w:rPr>
          <w:rFonts w:asciiTheme="minorHAnsi" w:hAnsiTheme="minorHAnsi" w:cstheme="minorHAnsi"/>
          <w:color w:val="222222"/>
          <w:shd w:val="clear" w:color="auto" w:fill="FFFFFF"/>
        </w:rPr>
        <w:t xml:space="preserve">, M. (2013). </w:t>
      </w:r>
      <w:proofErr w:type="spellStart"/>
      <w:r w:rsidRPr="007A7406">
        <w:rPr>
          <w:rFonts w:asciiTheme="minorHAnsi" w:hAnsiTheme="minorHAnsi" w:cstheme="minorHAnsi"/>
          <w:color w:val="222222"/>
          <w:shd w:val="clear" w:color="auto" w:fill="FFFFFF"/>
        </w:rPr>
        <w:t>EsPal</w:t>
      </w:r>
      <w:proofErr w:type="spellEnd"/>
      <w:r w:rsidRPr="007A7406">
        <w:rPr>
          <w:rFonts w:asciiTheme="minorHAnsi" w:hAnsiTheme="minorHAnsi" w:cstheme="minorHAnsi"/>
          <w:color w:val="222222"/>
          <w:shd w:val="clear" w:color="auto" w:fill="FFFFFF"/>
        </w:rPr>
        <w:t>: One-stop shopping for Spanish word properties. </w:t>
      </w:r>
      <w:r w:rsidRPr="007A7406">
        <w:rPr>
          <w:rFonts w:asciiTheme="minorHAnsi" w:hAnsiTheme="minorHAnsi" w:cstheme="minorHAnsi"/>
          <w:i/>
          <w:iCs/>
          <w:color w:val="222222"/>
          <w:shd w:val="clear" w:color="auto" w:fill="FFFFFF"/>
        </w:rPr>
        <w:t>Behavior research methods</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45</w:t>
      </w:r>
      <w:r w:rsidRPr="007A7406">
        <w:rPr>
          <w:rFonts w:asciiTheme="minorHAnsi" w:hAnsiTheme="minorHAnsi" w:cstheme="minorHAnsi"/>
          <w:color w:val="222222"/>
          <w:shd w:val="clear" w:color="auto" w:fill="FFFFFF"/>
        </w:rPr>
        <w:t>, 1246-1258.</w:t>
      </w:r>
    </w:p>
    <w:p w14:paraId="76BC6334" w14:textId="77777777" w:rsidR="0020388F" w:rsidRPr="007A7406"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shd w:val="clear" w:color="auto" w:fill="FFFFFF"/>
        </w:rPr>
      </w:pPr>
      <w:proofErr w:type="spellStart"/>
      <w:r w:rsidRPr="007A7406">
        <w:rPr>
          <w:rFonts w:asciiTheme="minorHAnsi" w:hAnsiTheme="minorHAnsi" w:cstheme="minorHAnsi"/>
          <w:color w:val="222222"/>
          <w:shd w:val="clear" w:color="auto" w:fill="FFFFFF"/>
        </w:rPr>
        <w:t>Duñabeitia</w:t>
      </w:r>
      <w:proofErr w:type="spellEnd"/>
      <w:r w:rsidRPr="007A7406">
        <w:rPr>
          <w:rFonts w:asciiTheme="minorHAnsi" w:hAnsiTheme="minorHAnsi" w:cstheme="minorHAnsi"/>
          <w:color w:val="222222"/>
          <w:shd w:val="clear" w:color="auto" w:fill="FFFFFF"/>
        </w:rPr>
        <w:t xml:space="preserve">, J. A., </w:t>
      </w:r>
      <w:proofErr w:type="spellStart"/>
      <w:r w:rsidRPr="007A7406">
        <w:rPr>
          <w:rFonts w:asciiTheme="minorHAnsi" w:hAnsiTheme="minorHAnsi" w:cstheme="minorHAnsi"/>
          <w:color w:val="222222"/>
          <w:shd w:val="clear" w:color="auto" w:fill="FFFFFF"/>
        </w:rPr>
        <w:t>Crepaldi</w:t>
      </w:r>
      <w:proofErr w:type="spellEnd"/>
      <w:r w:rsidRPr="007A7406">
        <w:rPr>
          <w:rFonts w:asciiTheme="minorHAnsi" w:hAnsiTheme="minorHAnsi" w:cstheme="minorHAnsi"/>
          <w:color w:val="222222"/>
          <w:shd w:val="clear" w:color="auto" w:fill="FFFFFF"/>
        </w:rPr>
        <w:t xml:space="preserve">, D., Meyer, A. S., New, B., </w:t>
      </w:r>
      <w:proofErr w:type="spellStart"/>
      <w:r w:rsidRPr="007A7406">
        <w:rPr>
          <w:rFonts w:asciiTheme="minorHAnsi" w:hAnsiTheme="minorHAnsi" w:cstheme="minorHAnsi"/>
          <w:color w:val="222222"/>
          <w:shd w:val="clear" w:color="auto" w:fill="FFFFFF"/>
        </w:rPr>
        <w:t>Pliatsikas</w:t>
      </w:r>
      <w:proofErr w:type="spellEnd"/>
      <w:r w:rsidRPr="007A7406">
        <w:rPr>
          <w:rFonts w:asciiTheme="minorHAnsi" w:hAnsiTheme="minorHAnsi" w:cstheme="minorHAnsi"/>
          <w:color w:val="222222"/>
          <w:shd w:val="clear" w:color="auto" w:fill="FFFFFF"/>
        </w:rPr>
        <w:t xml:space="preserve">, C., Smolka, E., &amp; </w:t>
      </w:r>
      <w:proofErr w:type="spellStart"/>
      <w:r w:rsidRPr="007A7406">
        <w:rPr>
          <w:rFonts w:asciiTheme="minorHAnsi" w:hAnsiTheme="minorHAnsi" w:cstheme="minorHAnsi"/>
          <w:color w:val="222222"/>
          <w:shd w:val="clear" w:color="auto" w:fill="FFFFFF"/>
        </w:rPr>
        <w:t>Brysbaert</w:t>
      </w:r>
      <w:proofErr w:type="spellEnd"/>
      <w:r w:rsidRPr="007A7406">
        <w:rPr>
          <w:rFonts w:asciiTheme="minorHAnsi" w:hAnsiTheme="minorHAnsi" w:cstheme="minorHAnsi"/>
          <w:color w:val="222222"/>
          <w:shd w:val="clear" w:color="auto" w:fill="FFFFFF"/>
        </w:rPr>
        <w:t xml:space="preserve">, M. (2018). </w:t>
      </w:r>
      <w:proofErr w:type="spellStart"/>
      <w:r w:rsidRPr="007A7406">
        <w:rPr>
          <w:rFonts w:asciiTheme="minorHAnsi" w:hAnsiTheme="minorHAnsi" w:cstheme="minorHAnsi"/>
          <w:color w:val="222222"/>
          <w:shd w:val="clear" w:color="auto" w:fill="FFFFFF"/>
        </w:rPr>
        <w:t>MultiPic</w:t>
      </w:r>
      <w:proofErr w:type="spellEnd"/>
      <w:r w:rsidRPr="007A7406">
        <w:rPr>
          <w:rFonts w:asciiTheme="minorHAnsi" w:hAnsiTheme="minorHAnsi" w:cstheme="minorHAnsi"/>
          <w:color w:val="222222"/>
          <w:shd w:val="clear" w:color="auto" w:fill="FFFFFF"/>
        </w:rPr>
        <w:t>: A standardized set of 750 drawings with norms for six European languages. </w:t>
      </w:r>
      <w:r w:rsidRPr="007A7406">
        <w:rPr>
          <w:rFonts w:asciiTheme="minorHAnsi" w:hAnsiTheme="minorHAnsi" w:cstheme="minorHAnsi"/>
          <w:i/>
          <w:iCs/>
          <w:color w:val="222222"/>
          <w:shd w:val="clear" w:color="auto" w:fill="FFFFFF"/>
        </w:rPr>
        <w:t>Quarterly journal of experimental psychology</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71</w:t>
      </w:r>
      <w:r w:rsidRPr="007A7406">
        <w:rPr>
          <w:rFonts w:asciiTheme="minorHAnsi" w:hAnsiTheme="minorHAnsi" w:cstheme="minorHAnsi"/>
          <w:color w:val="222222"/>
          <w:shd w:val="clear" w:color="auto" w:fill="FFFFFF"/>
        </w:rPr>
        <w:t>(4), 808-816.</w:t>
      </w:r>
    </w:p>
    <w:p w14:paraId="31AD1C78"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color w:val="000000"/>
          <w:sz w:val="20"/>
          <w:szCs w:val="20"/>
          <w:shd w:val="clear" w:color="auto" w:fill="FFFFFF"/>
        </w:rPr>
      </w:pPr>
      <w:r w:rsidRPr="00A12F17">
        <w:t xml:space="preserve">Kuznetsova, A., Brockhoff, P. B., &amp; Christensen, R. H. (2017). </w:t>
      </w:r>
      <w:proofErr w:type="spellStart"/>
      <w:r w:rsidRPr="00A12F17">
        <w:t>lmerTest</w:t>
      </w:r>
      <w:proofErr w:type="spellEnd"/>
      <w:r w:rsidRPr="00A12F17">
        <w:t xml:space="preserve"> package: tests in linear mixed effects models. </w:t>
      </w:r>
      <w:r w:rsidRPr="00A12F17">
        <w:rPr>
          <w:i/>
          <w:iCs/>
        </w:rPr>
        <w:t>Journal of statistical software</w:t>
      </w:r>
      <w:r w:rsidRPr="00A12F17">
        <w:t xml:space="preserve">, </w:t>
      </w:r>
      <w:r w:rsidRPr="00A12F17">
        <w:rPr>
          <w:i/>
          <w:iCs/>
        </w:rPr>
        <w:t>82</w:t>
      </w:r>
      <w:r w:rsidRPr="00A12F17">
        <w:t>(1), 1-26.</w:t>
      </w:r>
    </w:p>
    <w:p w14:paraId="5929E3AF" w14:textId="77777777" w:rsidR="0020388F" w:rsidRPr="006552FF"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lang w:val="de-DE"/>
        </w:rPr>
      </w:pPr>
      <w:r w:rsidRPr="006552FF">
        <w:rPr>
          <w:rFonts w:asciiTheme="minorHAnsi" w:hAnsiTheme="minorHAnsi" w:cstheme="minorHAnsi"/>
          <w:color w:val="000000"/>
          <w:shd w:val="clear" w:color="auto" w:fill="FFFFFF"/>
        </w:rPr>
        <w:t>Larsson J (2022). </w:t>
      </w:r>
      <w:proofErr w:type="spellStart"/>
      <w:r w:rsidRPr="006552FF">
        <w:rPr>
          <w:rStyle w:val="Emphasis"/>
          <w:rFonts w:asciiTheme="minorHAnsi" w:hAnsiTheme="minorHAnsi" w:cstheme="minorHAnsi"/>
          <w:color w:val="000000"/>
          <w:shd w:val="clear" w:color="auto" w:fill="FFFFFF"/>
        </w:rPr>
        <w:t>eulerr</w:t>
      </w:r>
      <w:proofErr w:type="spellEnd"/>
      <w:r w:rsidRPr="006552FF">
        <w:rPr>
          <w:rStyle w:val="Emphasis"/>
          <w:rFonts w:asciiTheme="minorHAnsi" w:hAnsiTheme="minorHAnsi" w:cstheme="minorHAnsi"/>
          <w:color w:val="000000"/>
          <w:shd w:val="clear" w:color="auto" w:fill="FFFFFF"/>
        </w:rPr>
        <w:t>: Area-Proportional Euler and Venn Diagrams with Ellipses</w:t>
      </w:r>
      <w:r w:rsidRPr="006552FF">
        <w:rPr>
          <w:rFonts w:asciiTheme="minorHAnsi" w:hAnsiTheme="minorHAnsi" w:cstheme="minorHAnsi"/>
          <w:color w:val="000000"/>
          <w:shd w:val="clear" w:color="auto" w:fill="FFFFFF"/>
        </w:rPr>
        <w:t xml:space="preserve">. </w:t>
      </w:r>
      <w:r w:rsidRPr="006552FF">
        <w:rPr>
          <w:rFonts w:asciiTheme="minorHAnsi" w:hAnsiTheme="minorHAnsi" w:cstheme="minorHAnsi"/>
          <w:color w:val="000000"/>
          <w:shd w:val="clear" w:color="auto" w:fill="FFFFFF"/>
          <w:lang w:val="de-DE"/>
        </w:rPr>
        <w:t xml:space="preserve">R </w:t>
      </w:r>
      <w:proofErr w:type="spellStart"/>
      <w:r w:rsidRPr="006552FF">
        <w:rPr>
          <w:rFonts w:asciiTheme="minorHAnsi" w:hAnsiTheme="minorHAnsi" w:cstheme="minorHAnsi"/>
          <w:color w:val="000000"/>
          <w:shd w:val="clear" w:color="auto" w:fill="FFFFFF"/>
          <w:lang w:val="de-DE"/>
        </w:rPr>
        <w:t>package</w:t>
      </w:r>
      <w:proofErr w:type="spellEnd"/>
      <w:r w:rsidRPr="006552FF">
        <w:rPr>
          <w:rFonts w:asciiTheme="minorHAnsi" w:hAnsiTheme="minorHAnsi" w:cstheme="minorHAnsi"/>
          <w:color w:val="000000"/>
          <w:shd w:val="clear" w:color="auto" w:fill="FFFFFF"/>
          <w:lang w:val="de-DE"/>
        </w:rPr>
        <w:t xml:space="preserve"> </w:t>
      </w:r>
      <w:proofErr w:type="spellStart"/>
      <w:r w:rsidRPr="006552FF">
        <w:rPr>
          <w:rFonts w:asciiTheme="minorHAnsi" w:hAnsiTheme="minorHAnsi" w:cstheme="minorHAnsi"/>
          <w:color w:val="000000"/>
          <w:shd w:val="clear" w:color="auto" w:fill="FFFFFF"/>
          <w:lang w:val="de-DE"/>
        </w:rPr>
        <w:t>version</w:t>
      </w:r>
      <w:proofErr w:type="spellEnd"/>
      <w:r w:rsidRPr="006552FF">
        <w:rPr>
          <w:rFonts w:asciiTheme="minorHAnsi" w:hAnsiTheme="minorHAnsi" w:cstheme="minorHAnsi"/>
          <w:color w:val="000000"/>
          <w:shd w:val="clear" w:color="auto" w:fill="FFFFFF"/>
          <w:lang w:val="de-DE"/>
        </w:rPr>
        <w:t xml:space="preserve"> 7.0.0, </w:t>
      </w:r>
      <w:hyperlink r:id="rId14" w:history="1">
        <w:r w:rsidRPr="006552FF">
          <w:rPr>
            <w:rStyle w:val="Hyperlink"/>
            <w:rFonts w:asciiTheme="minorHAnsi" w:hAnsiTheme="minorHAnsi" w:cstheme="minorHAnsi"/>
            <w:shd w:val="clear" w:color="auto" w:fill="FFFFFF"/>
            <w:lang w:val="de-DE"/>
          </w:rPr>
          <w:t>https://CRAN.R-project.org/package=eulerr</w:t>
        </w:r>
      </w:hyperlink>
      <w:r w:rsidRPr="006552FF">
        <w:rPr>
          <w:rFonts w:asciiTheme="minorHAnsi" w:hAnsiTheme="minorHAnsi" w:cstheme="minorHAnsi"/>
          <w:color w:val="000000"/>
          <w:shd w:val="clear" w:color="auto" w:fill="FFFFFF"/>
          <w:lang w:val="de-DE"/>
        </w:rPr>
        <w:t>.</w:t>
      </w:r>
    </w:p>
    <w:p w14:paraId="582525D4"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rPr>
        <w:t xml:space="preserve">Peirce, J. W., Hirst, R. J. &amp; MacAskill, M. R. (2022). Building Experiments in </w:t>
      </w:r>
      <w:proofErr w:type="spellStart"/>
      <w:r w:rsidRPr="005A59A1">
        <w:rPr>
          <w:rFonts w:asciiTheme="minorHAnsi" w:hAnsiTheme="minorHAnsi" w:cstheme="minorHAnsi"/>
        </w:rPr>
        <w:t>PsychoPy</w:t>
      </w:r>
      <w:proofErr w:type="spellEnd"/>
      <w:r w:rsidRPr="005A59A1">
        <w:rPr>
          <w:rFonts w:asciiTheme="minorHAnsi" w:hAnsiTheme="minorHAnsi" w:cstheme="minorHAnsi"/>
        </w:rPr>
        <w:t xml:space="preserve">. 2nd </w:t>
      </w:r>
      <w:proofErr w:type="spellStart"/>
      <w:r w:rsidRPr="005A59A1">
        <w:rPr>
          <w:rFonts w:asciiTheme="minorHAnsi" w:hAnsiTheme="minorHAnsi" w:cstheme="minorHAnsi"/>
        </w:rPr>
        <w:t>Edn</w:t>
      </w:r>
      <w:proofErr w:type="spellEnd"/>
      <w:r w:rsidRPr="005A59A1">
        <w:rPr>
          <w:rFonts w:asciiTheme="minorHAnsi" w:hAnsiTheme="minorHAnsi" w:cstheme="minorHAnsi"/>
        </w:rPr>
        <w:t> London: Sage.</w:t>
      </w:r>
    </w:p>
    <w:p w14:paraId="24290AE9"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lang w:val="de-DE"/>
        </w:rPr>
        <w:t xml:space="preserve">Philipp, A. M., &amp; Koch, I. (2005). </w:t>
      </w:r>
      <w:r w:rsidRPr="005A59A1">
        <w:rPr>
          <w:rFonts w:asciiTheme="minorHAnsi" w:hAnsiTheme="minorHAnsi" w:cstheme="minorHAnsi"/>
          <w:shd w:val="clear" w:color="auto" w:fill="FFFFFF"/>
        </w:rPr>
        <w:t>Switching of response modalities. </w:t>
      </w:r>
      <w:r w:rsidRPr="005A59A1">
        <w:rPr>
          <w:rFonts w:asciiTheme="minorHAnsi" w:hAnsiTheme="minorHAnsi" w:cstheme="minorHAnsi"/>
          <w:i/>
          <w:iCs/>
          <w:shd w:val="clear" w:color="auto" w:fill="FFFFFF"/>
        </w:rPr>
        <w:t>The Quarterly Journal of Experimental Psychology Section A</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58</w:t>
      </w:r>
      <w:r w:rsidRPr="005A59A1">
        <w:rPr>
          <w:rFonts w:asciiTheme="minorHAnsi" w:hAnsiTheme="minorHAnsi" w:cstheme="minorHAnsi"/>
          <w:shd w:val="clear" w:color="auto" w:fill="FFFFFF"/>
        </w:rPr>
        <w:t>(7), 1325-1338.</w:t>
      </w:r>
    </w:p>
    <w:p w14:paraId="55945EC4"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102EF1">
        <w:rPr>
          <w:rFonts w:asciiTheme="minorHAnsi" w:hAnsiTheme="minorHAnsi" w:cstheme="minorHAnsi"/>
          <w:shd w:val="clear" w:color="auto" w:fill="FFFFFF"/>
          <w:lang w:val="de-DE"/>
        </w:rPr>
        <w:t xml:space="preserve">Philipp, A. M., &amp; Koch, I. (2011). </w:t>
      </w:r>
      <w:r w:rsidRPr="005A59A1">
        <w:rPr>
          <w:rFonts w:asciiTheme="minorHAnsi" w:hAnsiTheme="minorHAnsi" w:cstheme="minorHAnsi"/>
          <w:shd w:val="clear" w:color="auto" w:fill="FFFFFF"/>
        </w:rPr>
        <w:t>The role of response modalities in cognitive task representations. </w:t>
      </w:r>
      <w:r w:rsidRPr="005A59A1">
        <w:rPr>
          <w:rFonts w:asciiTheme="minorHAnsi" w:hAnsiTheme="minorHAnsi" w:cstheme="minorHAnsi"/>
          <w:i/>
          <w:iCs/>
          <w:shd w:val="clear" w:color="auto" w:fill="FFFFFF"/>
        </w:rPr>
        <w:t>Advances in Cognitive Psychology</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 31.</w:t>
      </w:r>
    </w:p>
    <w:p w14:paraId="3804620A"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Philipp, A. M., Weidner, R., Koch, I., &amp; Fink, G. R. (2013). Differential roles of inferior frontal and inferior parietal cortex in task switching: Evidence from stimulus‐categorization switching and response‐modality switching. </w:t>
      </w:r>
      <w:r w:rsidRPr="005A59A1">
        <w:rPr>
          <w:rFonts w:asciiTheme="minorHAnsi" w:hAnsiTheme="minorHAnsi" w:cstheme="minorHAnsi"/>
          <w:i/>
          <w:iCs/>
          <w:shd w:val="clear" w:color="auto" w:fill="FFFFFF"/>
        </w:rPr>
        <w:t>Human brain mapping</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34</w:t>
      </w:r>
      <w:r w:rsidRPr="005A59A1">
        <w:rPr>
          <w:rFonts w:asciiTheme="minorHAnsi" w:hAnsiTheme="minorHAnsi" w:cstheme="minorHAnsi"/>
          <w:shd w:val="clear" w:color="auto" w:fill="FFFFFF"/>
        </w:rPr>
        <w:t>(8), 1910-1920.</w:t>
      </w:r>
    </w:p>
    <w:p w14:paraId="1B31F57F"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Pinet, S., Ziegler, J. C., &amp; Alario, F. X. (2016). Typing is writing: Linguistic properties modulate typing execution. </w:t>
      </w:r>
      <w:r w:rsidRPr="005A59A1">
        <w:rPr>
          <w:rFonts w:asciiTheme="minorHAnsi" w:hAnsiTheme="minorHAnsi" w:cstheme="minorHAnsi"/>
          <w:i/>
          <w:iCs/>
          <w:shd w:val="clear" w:color="auto" w:fill="FFFFFF"/>
        </w:rPr>
        <w:t>Psychonomic bulletin &amp; review</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23</w:t>
      </w:r>
      <w:r w:rsidRPr="005A59A1">
        <w:rPr>
          <w:rFonts w:asciiTheme="minorHAnsi" w:hAnsiTheme="minorHAnsi" w:cstheme="minorHAnsi"/>
          <w:shd w:val="clear" w:color="auto" w:fill="FFFFFF"/>
        </w:rPr>
        <w:t>, 1898-1906.</w:t>
      </w:r>
    </w:p>
    <w:p w14:paraId="66A3D72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Pinet, S., Zielinski, C., Alario, F., &amp; </w:t>
      </w:r>
      <w:proofErr w:type="spellStart"/>
      <w:r w:rsidRPr="005A59A1">
        <w:rPr>
          <w:rFonts w:asciiTheme="minorHAnsi" w:hAnsiTheme="minorHAnsi" w:cstheme="minorHAnsi"/>
          <w:shd w:val="clear" w:color="auto" w:fill="FFFFFF"/>
        </w:rPr>
        <w:t>Longcamp</w:t>
      </w:r>
      <w:proofErr w:type="spellEnd"/>
      <w:r w:rsidRPr="005A59A1">
        <w:rPr>
          <w:rFonts w:asciiTheme="minorHAnsi" w:hAnsiTheme="minorHAnsi" w:cstheme="minorHAnsi"/>
          <w:shd w:val="clear" w:color="auto" w:fill="FFFFFF"/>
        </w:rPr>
        <w:t>, M. (2022). Typing expertise in a large student population. </w:t>
      </w:r>
      <w:r w:rsidRPr="005A59A1">
        <w:rPr>
          <w:rFonts w:asciiTheme="minorHAnsi" w:hAnsiTheme="minorHAnsi" w:cstheme="minorHAnsi"/>
          <w:i/>
          <w:iCs/>
          <w:shd w:val="clear" w:color="auto" w:fill="FFFFFF"/>
        </w:rPr>
        <w:t>Cognitive Research: Principles and Implications</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(1), 1-19.</w:t>
      </w:r>
    </w:p>
    <w:p w14:paraId="368136ED"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A12F17">
        <w:t xml:space="preserve">R Core Team (2021). R: A language and environment for statistical computing. R Foundation for Statistical Computing, Vienna, Austria. URL </w:t>
      </w:r>
      <w:r w:rsidRPr="00A12F17">
        <w:rPr>
          <w:color w:val="0462C1"/>
        </w:rPr>
        <w:t>https://www.R-project.org/</w:t>
      </w:r>
      <w:r w:rsidRPr="00A12F17">
        <w:t>.</w:t>
      </w:r>
    </w:p>
    <w:p w14:paraId="1624FA71"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proofErr w:type="spellStart"/>
      <w:r w:rsidRPr="005A59A1">
        <w:rPr>
          <w:rFonts w:asciiTheme="minorHAnsi" w:hAnsiTheme="minorHAnsi" w:cstheme="minorHAnsi"/>
          <w:shd w:val="clear" w:color="auto" w:fill="FFFFFF"/>
        </w:rPr>
        <w:lastRenderedPageBreak/>
        <w:t>Rastle</w:t>
      </w:r>
      <w:proofErr w:type="spellEnd"/>
      <w:r w:rsidRPr="005A59A1">
        <w:rPr>
          <w:rFonts w:asciiTheme="minorHAnsi" w:hAnsiTheme="minorHAnsi" w:cstheme="minorHAnsi"/>
          <w:shd w:val="clear" w:color="auto" w:fill="FFFFFF"/>
        </w:rPr>
        <w:t xml:space="preserve">, K., Mc Cormick, S.F., Bayliss, L. &amp; Davis, C.J. (2011). Orthography influences the perception and production of speech. J Exp Psychol: Learn Mem </w:t>
      </w:r>
      <w:proofErr w:type="spellStart"/>
      <w:r w:rsidRPr="005A59A1">
        <w:rPr>
          <w:rFonts w:asciiTheme="minorHAnsi" w:hAnsiTheme="minorHAnsi" w:cstheme="minorHAnsi"/>
          <w:shd w:val="clear" w:color="auto" w:fill="FFFFFF"/>
        </w:rPr>
        <w:t>Cogn</w:t>
      </w:r>
      <w:proofErr w:type="spellEnd"/>
      <w:r w:rsidRPr="005A59A1">
        <w:rPr>
          <w:rFonts w:asciiTheme="minorHAnsi" w:hAnsiTheme="minorHAnsi" w:cstheme="minorHAnsi"/>
          <w:shd w:val="clear" w:color="auto" w:fill="FFFFFF"/>
        </w:rPr>
        <w:t>, 37(6), 1588-1594.</w:t>
      </w:r>
    </w:p>
    <w:p w14:paraId="2B660242" w14:textId="48D1891F" w:rsidR="00D5386D" w:rsidRPr="0020388F" w:rsidRDefault="0020388F"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Wong, W. L., &amp; Maurer, U. (2021). The effects of input and output modalities on language switching between Chinese and English. </w:t>
      </w:r>
      <w:r w:rsidRPr="005A59A1">
        <w:rPr>
          <w:rFonts w:asciiTheme="minorHAnsi" w:hAnsiTheme="minorHAnsi" w:cstheme="minorHAnsi"/>
          <w:i/>
          <w:iCs/>
          <w:shd w:val="clear" w:color="auto" w:fill="FFFFFF"/>
        </w:rPr>
        <w:t>Bilingualism: Language and Cognition</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24</w:t>
      </w:r>
      <w:r w:rsidRPr="005A59A1">
        <w:rPr>
          <w:rFonts w:asciiTheme="minorHAnsi" w:hAnsiTheme="minorHAnsi" w:cstheme="minorHAnsi"/>
          <w:shd w:val="clear" w:color="auto" w:fill="FFFFFF"/>
        </w:rPr>
        <w:t>(4), 719-729.</w:t>
      </w:r>
    </w:p>
    <w:p w14:paraId="03715D38" w14:textId="77777777" w:rsidR="003D72D1" w:rsidRPr="003A47DD" w:rsidRDefault="004C2DB8" w:rsidP="004C2DB8">
      <w:pPr>
        <w:pStyle w:val="Heading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20388F">
              <w:rPr>
                <w:highlight w:val="black"/>
              </w:rPr>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20388F">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proofErr w:type="spellStart"/>
            <w:r w:rsidR="00631CEE" w:rsidRPr="003A47DD">
              <w:rPr>
                <w:sz w:val="16"/>
                <w:szCs w:val="16"/>
              </w:rPr>
              <w:t>Miramó</w:t>
            </w:r>
            <w:r w:rsidR="00335AD5" w:rsidRPr="003A47DD">
              <w:rPr>
                <w:sz w:val="16"/>
                <w:szCs w:val="16"/>
              </w:rPr>
              <w:t>n</w:t>
            </w:r>
            <w:proofErr w:type="spellEnd"/>
            <w:r w:rsidR="00335AD5" w:rsidRPr="003A47DD">
              <w:rPr>
                <w:sz w:val="16"/>
                <w:szCs w:val="16"/>
              </w:rPr>
              <w:t xml:space="preserve">, Korta)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r w:rsidRPr="003A47DD">
              <w:t xml:space="preserve">□ English native speakers                                                                                                                                                                                                                         </w:t>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72B0A96F" w14:textId="77777777" w:rsidR="00CB595B" w:rsidRDefault="00DF6B12" w:rsidP="00DF6B12">
            <w:pPr>
              <w:tabs>
                <w:tab w:val="left" w:pos="945"/>
              </w:tabs>
              <w:spacing w:after="0" w:line="240" w:lineRule="auto"/>
              <w:rPr>
                <w:ins w:id="1" w:author="Martin Martin" w:date="2023-09-01T15:06:00Z"/>
                <w:b/>
                <w:sz w:val="20"/>
              </w:rPr>
            </w:pPr>
            <w:r w:rsidRPr="003A47DD">
              <w:rPr>
                <w:b/>
                <w:sz w:val="20"/>
              </w:rPr>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r w:rsidR="003C12D9">
              <w:rPr>
                <w:b/>
                <w:sz w:val="20"/>
              </w:rPr>
              <w:t xml:space="preserve"> </w:t>
            </w:r>
          </w:p>
          <w:p w14:paraId="0C2B6FD9" w14:textId="03691E00" w:rsidR="003E5566" w:rsidRPr="003A47DD" w:rsidRDefault="003C12D9" w:rsidP="00DF6B12">
            <w:pPr>
              <w:tabs>
                <w:tab w:val="left" w:pos="945"/>
              </w:tabs>
              <w:spacing w:after="0" w:line="240" w:lineRule="auto"/>
              <w:rPr>
                <w:b/>
                <w:sz w:val="20"/>
              </w:rPr>
            </w:pPr>
            <w:r w:rsidRPr="003C016E">
              <w:rPr>
                <w:bCs/>
                <w:sz w:val="20"/>
              </w:rPr>
              <w:t>typing speed about 30 wpm</w:t>
            </w:r>
          </w:p>
          <w:p w14:paraId="796E7F3E" w14:textId="6C8ED3C3" w:rsidR="00FE0EC5" w:rsidRPr="003A47DD" w:rsidRDefault="00CB595B" w:rsidP="00AA3747">
            <w:pPr>
              <w:tabs>
                <w:tab w:val="left" w:pos="945"/>
              </w:tabs>
              <w:spacing w:after="0" w:line="240" w:lineRule="auto"/>
            </w:pPr>
            <w:r>
              <w:t>any other language than Spanish kept at minimal proficiency</w:t>
            </w:r>
          </w:p>
          <w:p w14:paraId="7A1FCAAC" w14:textId="77777777" w:rsidR="00B13EF0" w:rsidRPr="003A47DD" w:rsidRDefault="00B13EF0" w:rsidP="004643E5">
            <w:pPr>
              <w:tabs>
                <w:tab w:val="left" w:pos="945"/>
              </w:tabs>
              <w:spacing w:after="0" w:line="240" w:lineRule="auto"/>
            </w:pPr>
          </w:p>
        </w:tc>
      </w:tr>
    </w:tbl>
    <w:p w14:paraId="4B6DD19C" w14:textId="18C43174" w:rsidR="00474623" w:rsidRPr="003A47DD" w:rsidRDefault="0068582C" w:rsidP="00E3779A">
      <w:pPr>
        <w:pStyle w:val="Heading1"/>
        <w:rPr>
          <w:rFonts w:asciiTheme="minorHAnsi" w:hAnsiTheme="minorHAnsi"/>
        </w:rPr>
      </w:pPr>
      <w:r w:rsidRPr="003A47DD">
        <w:rPr>
          <w:rFonts w:asciiTheme="minorHAnsi" w:hAnsiTheme="minorHAnsi"/>
        </w:rPr>
        <w:t>D) ETHICS FORM AND PARTICIPANTS RECRUITMENT</w:t>
      </w:r>
    </w:p>
    <w:tbl>
      <w:tblPr>
        <w:tblStyle w:val="TableGrid"/>
        <w:tblW w:w="0" w:type="auto"/>
        <w:tblLook w:val="04A0" w:firstRow="1" w:lastRow="0" w:firstColumn="1" w:lastColumn="0" w:noHBand="0" w:noVBand="1"/>
      </w:tblPr>
      <w:tblGrid>
        <w:gridCol w:w="1007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20388F">
              <w:rPr>
                <w:rFonts w:ascii="Calibri" w:hAnsi="Calibri" w:cs="Calibri"/>
                <w:color w:val="000000"/>
                <w:sz w:val="22"/>
                <w:highlight w:val="black"/>
              </w:rPr>
              <w:t>□</w:t>
            </w:r>
            <w:r w:rsidRPr="00D05BA5">
              <w:rPr>
                <w:rFonts w:ascii="Calibri" w:hAnsi="Calibri" w:cs="Calibri"/>
                <w:color w:val="000000"/>
                <w:sz w:val="22"/>
              </w:rPr>
              <w:t xml:space="preserve"> BCBL </w:t>
            </w:r>
            <w:proofErr w:type="spellStart"/>
            <w:r w:rsidRPr="00D05BA5">
              <w:rPr>
                <w:rFonts w:ascii="Calibri" w:hAnsi="Calibri" w:cs="Calibri"/>
                <w:color w:val="000000"/>
                <w:sz w:val="22"/>
              </w:rPr>
              <w:t>Participa</w:t>
            </w:r>
            <w:proofErr w:type="spellEnd"/>
            <w:r w:rsidRPr="00D05BA5">
              <w:rPr>
                <w:rFonts w:ascii="Calibri" w:hAnsi="Calibri" w:cs="Calibri"/>
                <w:color w:val="000000"/>
                <w:sz w:val="22"/>
              </w:rPr>
              <w:t xml:space="preserve">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Oihana Vadillo </w:t>
            </w:r>
            <w:r w:rsidRPr="00D05BA5">
              <w:rPr>
                <w:sz w:val="18"/>
                <w:szCs w:val="20"/>
              </w:rPr>
              <w:t>(</w:t>
            </w:r>
            <w:hyperlink r:id="rId15" w:history="1">
              <w:r w:rsidRPr="00D05BA5">
                <w:rPr>
                  <w:rStyle w:val="Hyperlink"/>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t xml:space="preserve">□ Yes      </w:t>
            </w:r>
            <w:r w:rsidRPr="0020388F">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lastRenderedPageBreak/>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the participants will be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you will receive support from an external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for testing your participants, provide full contact details for the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20388F">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3A47DD">
              <w:rPr>
                <w:rFonts w:ascii="Calibri" w:hAnsi="Calibri" w:cs="Calibri"/>
                <w:color w:val="000000"/>
                <w:sz w:val="22"/>
              </w:rPr>
              <w:t>□</w:t>
            </w:r>
            <w:r w:rsidRPr="003A47DD">
              <w:rPr>
                <w:rFonts w:ascii="Calibri" w:hAnsi="Calibri" w:cs="Calibri"/>
                <w:b/>
                <w:bCs/>
                <w:color w:val="000000"/>
                <w:sz w:val="22"/>
              </w:rPr>
              <w:t xml:space="preserve">30-60 min.     </w:t>
            </w:r>
            <w:r w:rsidRPr="0020388F">
              <w:rPr>
                <w:rFonts w:ascii="Calibri" w:hAnsi="Calibri" w:cs="Calibri"/>
                <w:b/>
                <w:bCs/>
                <w:color w:val="000000"/>
                <w:sz w:val="22"/>
                <w:highlight w:val="black"/>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For experimental sessions longer than 30 minutes, will participants have breaks at least once every half an hour?  </w:t>
            </w:r>
            <w:r w:rsidRPr="0020388F">
              <w:rPr>
                <w:rFonts w:ascii="Calibri" w:hAnsi="Calibri" w:cs="Calibri"/>
                <w:color w:val="000000"/>
                <w:sz w:val="22"/>
                <w:highlight w:val="black"/>
              </w:rPr>
              <w:t>□</w:t>
            </w:r>
            <w:r w:rsidRPr="003A47DD">
              <w:rPr>
                <w:rFonts w:ascii="Calibri" w:hAnsi="Calibri" w:cs="Calibri"/>
                <w:b/>
                <w:bCs/>
                <w:color w:val="000000"/>
                <w:sz w:val="22"/>
              </w:rPr>
              <w:t xml:space="preserve"> Yes      □ No    </w:t>
            </w:r>
          </w:p>
          <w:p w14:paraId="4920F7C6" w14:textId="43528E25" w:rsidR="003C016E" w:rsidRPr="003C016E" w:rsidRDefault="001A5167" w:rsidP="003C016E">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Will the study require </w:t>
            </w:r>
            <w:proofErr w:type="gramStart"/>
            <w:r w:rsidRPr="003A47DD">
              <w:rPr>
                <w:rFonts w:ascii="Calibri" w:hAnsi="Calibri" w:cs="Calibri"/>
                <w:color w:val="000000"/>
                <w:sz w:val="22"/>
              </w:rPr>
              <w:t>filling</w:t>
            </w:r>
            <w:proofErr w:type="gramEnd"/>
            <w:r w:rsidRPr="003A47DD">
              <w:rPr>
                <w:rFonts w:ascii="Calibri" w:hAnsi="Calibri" w:cs="Calibri"/>
                <w:color w:val="000000"/>
                <w:sz w:val="22"/>
              </w:rPr>
              <w:t xml:space="preserve"> any questionnaires other than the standard BCBL ones (i.e., language background on </w:t>
            </w:r>
            <w:proofErr w:type="spellStart"/>
            <w:r w:rsidRPr="003A47DD">
              <w:rPr>
                <w:rFonts w:ascii="Calibri" w:hAnsi="Calibri" w:cs="Calibri"/>
                <w:color w:val="000000"/>
                <w:sz w:val="22"/>
              </w:rPr>
              <w:t>Participa</w:t>
            </w:r>
            <w:proofErr w:type="spellEnd"/>
            <w:r w:rsidRPr="003A47DD">
              <w:rPr>
                <w:rFonts w:ascii="Calibri" w:hAnsi="Calibri" w:cs="Calibri"/>
                <w:color w:val="000000"/>
                <w:sz w:val="22"/>
              </w:rPr>
              <w:t xml:space="preserve">, BEST, etc.)? If so, please specify and attach a copy of each:   </w:t>
            </w:r>
            <w:r w:rsidRPr="003C016E">
              <w:rPr>
                <w:rFonts w:ascii="Calibri" w:hAnsi="Calibri" w:cs="Calibri"/>
                <w:b/>
                <w:bCs/>
                <w:color w:val="000000"/>
                <w:sz w:val="22"/>
                <w:highlight w:val="black"/>
              </w:rPr>
              <w:t>□</w:t>
            </w:r>
            <w:r w:rsidRPr="003A47DD">
              <w:rPr>
                <w:rFonts w:ascii="Calibri" w:hAnsi="Calibri" w:cs="Calibri"/>
                <w:b/>
                <w:bCs/>
                <w:color w:val="000000"/>
                <w:sz w:val="22"/>
              </w:rPr>
              <w:t xml:space="preserve"> Yes      </w:t>
            </w:r>
            <w:r w:rsidRPr="003C016E">
              <w:rPr>
                <w:rFonts w:ascii="Calibri" w:hAnsi="Calibri" w:cs="Calibri"/>
                <w:color w:val="000000"/>
                <w:sz w:val="22"/>
              </w:rPr>
              <w:t>□</w:t>
            </w:r>
            <w:r w:rsidRPr="003A47DD">
              <w:rPr>
                <w:rFonts w:ascii="Calibri" w:hAnsi="Calibri" w:cs="Calibri"/>
                <w:b/>
                <w:bCs/>
                <w:color w:val="000000"/>
                <w:sz w:val="22"/>
              </w:rPr>
              <w:t xml:space="preserve"> No    </w:t>
            </w:r>
            <w:r w:rsidR="003C016E">
              <w:rPr>
                <w:rFonts w:ascii="Calibri" w:hAnsi="Calibri" w:cs="Calibri"/>
                <w:b/>
                <w:bCs/>
                <w:color w:val="000000"/>
                <w:sz w:val="22"/>
              </w:rPr>
              <w:t>Typing Questionnaire</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research involve the presentation of emotionally laden material?: </w:t>
            </w:r>
            <w:r w:rsidRPr="003A47DD">
              <w:rPr>
                <w:rFonts w:ascii="Calibri" w:hAnsi="Calibri" w:cs="Calibri"/>
                <w:b/>
                <w:bCs/>
                <w:color w:val="000000"/>
                <w:sz w:val="22"/>
              </w:rPr>
              <w:t xml:space="preserve">□ Yes      </w:t>
            </w:r>
            <w:r w:rsidRPr="0020388F">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Ainhoa </w:t>
            </w:r>
            <w:proofErr w:type="spellStart"/>
            <w:r w:rsidRPr="003A47DD">
              <w:rPr>
                <w:b/>
                <w:sz w:val="18"/>
              </w:rPr>
              <w:t>Eguiguren</w:t>
            </w:r>
            <w:proofErr w:type="spellEnd"/>
            <w:r w:rsidRPr="003A47DD">
              <w:rPr>
                <w:b/>
                <w:sz w:val="18"/>
              </w:rPr>
              <w:t xml:space="preserve">  </w:t>
            </w:r>
            <w:r w:rsidR="009F1864" w:rsidRPr="003A47DD">
              <w:rPr>
                <w:b/>
                <w:sz w:val="18"/>
              </w:rPr>
              <w:t>(</w:t>
            </w:r>
            <w:hyperlink r:id="rId16" w:history="1">
              <w:r w:rsidRPr="003A47DD">
                <w:rPr>
                  <w:rStyle w:val="Hyperlink"/>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Heading1"/>
        <w:rPr>
          <w:rFonts w:asciiTheme="minorHAnsi" w:hAnsiTheme="minorHAnsi"/>
        </w:rPr>
      </w:pPr>
      <w:r w:rsidRPr="003A47DD">
        <w:rPr>
          <w:rFonts w:asciiTheme="minorHAnsi" w:hAnsiTheme="minorHAnsi"/>
        </w:rPr>
        <w:lastRenderedPageBreak/>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35B0A11D" w14:textId="77777777" w:rsidR="00FE2745" w:rsidRPr="003A47DD" w:rsidRDefault="00FE2745" w:rsidP="00FE2745">
            <w:pPr>
              <w:tabs>
                <w:tab w:val="left" w:pos="945"/>
              </w:tabs>
              <w:spacing w:after="0" w:line="240" w:lineRule="auto"/>
            </w:pPr>
          </w:p>
          <w:p w14:paraId="54219D2A" w14:textId="77777777" w:rsidR="002E312A" w:rsidRPr="003A47DD" w:rsidRDefault="002E312A" w:rsidP="004643E5">
            <w:pPr>
              <w:tabs>
                <w:tab w:val="left" w:pos="945"/>
              </w:tabs>
              <w:spacing w:after="0" w:line="240" w:lineRule="auto"/>
              <w:rPr>
                <w:b/>
              </w:rPr>
            </w:pPr>
          </w:p>
          <w:p w14:paraId="2D83AD07" w14:textId="77777777" w:rsidR="003C016E" w:rsidRPr="005461B3" w:rsidRDefault="003C016E" w:rsidP="003C016E">
            <w:pPr>
              <w:tabs>
                <w:tab w:val="left" w:pos="945"/>
              </w:tabs>
              <w:spacing w:after="0"/>
              <w:rPr>
                <w:bCs/>
              </w:rPr>
            </w:pPr>
            <w:r>
              <w:rPr>
                <w:bCs/>
              </w:rPr>
              <w:t xml:space="preserve">The full experiment should be run in Spanish. There will only be one session per participant and each session will have the same structure: a familiarisation phase, a practice session with colour cue feedback, a practice session without feedback, and the main experimental task. The familiarisation phase will have one </w:t>
            </w:r>
            <w:proofErr w:type="spellStart"/>
            <w:r>
              <w:rPr>
                <w:bCs/>
              </w:rPr>
              <w:t>PsychoPy</w:t>
            </w:r>
            <w:proofErr w:type="spellEnd"/>
            <w:r>
              <w:rPr>
                <w:bCs/>
              </w:rPr>
              <w:t xml:space="preserve"> file. Each practice session will have two versions for colour-cue randomization (N = 4). The main task will have two versions for each of the four lists (N = 8). There will be one </w:t>
            </w:r>
            <w:proofErr w:type="spellStart"/>
            <w:r>
              <w:rPr>
                <w:bCs/>
              </w:rPr>
              <w:t>PsychoPy</w:t>
            </w:r>
            <w:proofErr w:type="spellEnd"/>
            <w:r>
              <w:rPr>
                <w:bCs/>
              </w:rPr>
              <w:t xml:space="preserve"> file for each part, namely 13 different </w:t>
            </w:r>
            <w:proofErr w:type="spellStart"/>
            <w:r>
              <w:rPr>
                <w:bCs/>
              </w:rPr>
              <w:t>PsychoPy</w:t>
            </w:r>
            <w:proofErr w:type="spellEnd"/>
            <w:r>
              <w:rPr>
                <w:bCs/>
              </w:rPr>
              <w:t xml:space="preserve"> files.  </w:t>
            </w:r>
            <w:r w:rsidRPr="005461B3">
              <w:rPr>
                <w:bCs/>
              </w:rPr>
              <w:t>The subject number and the session number will determine the experimental list based on specific counterbalancing (see description of Experimental task below).</w:t>
            </w:r>
          </w:p>
          <w:p w14:paraId="1ABB6710" w14:textId="77777777" w:rsidR="0020388F" w:rsidRDefault="0020388F" w:rsidP="0020388F">
            <w:pPr>
              <w:tabs>
                <w:tab w:val="left" w:pos="945"/>
              </w:tabs>
              <w:spacing w:after="0"/>
              <w:rPr>
                <w:b/>
              </w:rPr>
            </w:pPr>
          </w:p>
          <w:p w14:paraId="226D9752" w14:textId="77777777" w:rsidR="0020388F" w:rsidRPr="005461B3" w:rsidRDefault="0020388F" w:rsidP="0020388F">
            <w:pPr>
              <w:tabs>
                <w:tab w:val="left" w:pos="945"/>
              </w:tabs>
              <w:spacing w:after="0"/>
              <w:rPr>
                <w:bCs/>
              </w:rPr>
            </w:pPr>
            <w:r w:rsidRPr="005461B3">
              <w:rPr>
                <w:bCs/>
              </w:rPr>
              <w:t>Participants will have to sit 50cm away from the computer screen and the room light should be kept at a normal level (not too bright, not too dark).</w:t>
            </w:r>
          </w:p>
          <w:p w14:paraId="6152FBB4" w14:textId="77777777" w:rsidR="0020388F" w:rsidRDefault="0020388F" w:rsidP="0020388F">
            <w:pPr>
              <w:tabs>
                <w:tab w:val="left" w:pos="945"/>
              </w:tabs>
              <w:spacing w:after="0"/>
              <w:rPr>
                <w:b/>
              </w:rPr>
            </w:pPr>
          </w:p>
          <w:p w14:paraId="478F1D34" w14:textId="77777777" w:rsidR="0020388F" w:rsidRDefault="0020388F" w:rsidP="0020388F">
            <w:pPr>
              <w:tabs>
                <w:tab w:val="left" w:pos="945"/>
              </w:tabs>
              <w:spacing w:after="0"/>
              <w:rPr>
                <w:b/>
              </w:rPr>
            </w:pPr>
            <w:r>
              <w:rPr>
                <w:b/>
              </w:rPr>
              <w:t xml:space="preserve">Familiarisation: </w:t>
            </w:r>
          </w:p>
          <w:p w14:paraId="5860348C" w14:textId="77777777" w:rsidR="0020388F" w:rsidRPr="0041766F" w:rsidRDefault="0020388F" w:rsidP="0020388F">
            <w:pPr>
              <w:tabs>
                <w:tab w:val="left" w:pos="945"/>
              </w:tabs>
              <w:spacing w:after="0"/>
              <w:rPr>
                <w:bCs/>
              </w:rPr>
            </w:pPr>
            <w:r>
              <w:rPr>
                <w:bCs/>
              </w:rPr>
              <w:t xml:space="preserve">One </w:t>
            </w:r>
            <w:proofErr w:type="spellStart"/>
            <w:r>
              <w:rPr>
                <w:bCs/>
              </w:rPr>
              <w:t>PsychoPy</w:t>
            </w:r>
            <w:proofErr w:type="spellEnd"/>
            <w:r>
              <w:rPr>
                <w:bCs/>
              </w:rPr>
              <w:t xml:space="preserve"> script. Participants will see the target images on the screen for a total of 6ms and they will have to name them orally. The word for each image will appear in the middle below each image at 3.5ms. Each familiarisation trial will last 6ms. The familiarisation phase (one try) will last ~</w:t>
            </w:r>
            <w:r w:rsidRPr="00A54D2C">
              <w:rPr>
                <w:bCs/>
              </w:rPr>
              <w:t>7min</w:t>
            </w:r>
            <w:r>
              <w:rPr>
                <w:bCs/>
              </w:rPr>
              <w:t>. The researcher will remain in the room with the participant and fill in a grid indicating the number of the pictures for which the participant has used the intended word. If the participant has used the intended word for more than 95% of the images (37/39), only oral feedback will be provided by the researcher regarding the two images for which a different word has been used. If the participant uses the intended word for less than 95% of the images, they will repeat the familiarisation phase once more.</w:t>
            </w:r>
          </w:p>
          <w:p w14:paraId="7DCCC4D5" w14:textId="77777777" w:rsidR="0020388F" w:rsidRDefault="0020388F" w:rsidP="0020388F">
            <w:pPr>
              <w:tabs>
                <w:tab w:val="left" w:pos="945"/>
              </w:tabs>
              <w:spacing w:after="0"/>
              <w:rPr>
                <w:b/>
              </w:rPr>
            </w:pPr>
          </w:p>
          <w:p w14:paraId="33A827C0" w14:textId="77777777" w:rsidR="0020388F" w:rsidRDefault="0020388F" w:rsidP="0020388F">
            <w:pPr>
              <w:tabs>
                <w:tab w:val="left" w:pos="945"/>
              </w:tabs>
              <w:spacing w:after="0"/>
              <w:rPr>
                <w:b/>
              </w:rPr>
            </w:pPr>
            <w:r w:rsidRPr="000E729E">
              <w:rPr>
                <w:b/>
              </w:rPr>
              <w:t>Practice:</w:t>
            </w:r>
            <w:r>
              <w:rPr>
                <w:b/>
              </w:rPr>
              <w:t xml:space="preserve"> </w:t>
            </w:r>
          </w:p>
          <w:p w14:paraId="5509BAB4" w14:textId="7F8E8534" w:rsidR="0020388F" w:rsidRPr="000E729E" w:rsidRDefault="0020388F" w:rsidP="0020388F">
            <w:pPr>
              <w:tabs>
                <w:tab w:val="left" w:pos="945"/>
              </w:tabs>
              <w:spacing w:after="0"/>
              <w:rPr>
                <w:bCs/>
              </w:rPr>
            </w:pPr>
            <w:r>
              <w:rPr>
                <w:bCs/>
              </w:rPr>
              <w:t xml:space="preserve">Two </w:t>
            </w:r>
            <w:proofErr w:type="spellStart"/>
            <w:r>
              <w:rPr>
                <w:bCs/>
              </w:rPr>
              <w:t>PsychoPy</w:t>
            </w:r>
            <w:proofErr w:type="spellEnd"/>
            <w:r>
              <w:rPr>
                <w:bCs/>
              </w:rPr>
              <w:t xml:space="preserve"> scripts</w:t>
            </w:r>
            <w:r w:rsidR="0001122B">
              <w:rPr>
                <w:bCs/>
              </w:rPr>
              <w:t xml:space="preserve"> per practice session (= 4)</w:t>
            </w:r>
            <w:r>
              <w:rPr>
                <w:bCs/>
              </w:rPr>
              <w:t xml:space="preserve">. Participants will see 7 images different from the target ones, presented for a total of 12 trials. In the practice trials, participants will have to name the objects they see on the screen either by typing or by saying the words. Each image will be colour-cued for each modality, e.g. blue background frame for type and yellow for speak. In the first practice session, a legend on the top of each practice trial will inform participants on the modality-colour association (Image 1). This legend will not appear in the second practice session. Overall, in both sessions participants will see 24 practice trials. As in the familiarisation phase, the researcher will be in the room during the practice trials and will note how many trials the participant has named correctly and in the correct modality. Participants will need to re-do the second practice session in case they name less than 2/3 of the 12 trials (less than 4 trials) in the correct modality. </w:t>
            </w:r>
          </w:p>
          <w:p w14:paraId="714C6FF1" w14:textId="77777777" w:rsidR="0020388F" w:rsidRDefault="0020388F" w:rsidP="0020388F">
            <w:pPr>
              <w:tabs>
                <w:tab w:val="left" w:pos="945"/>
              </w:tabs>
              <w:spacing w:after="0"/>
              <w:rPr>
                <w:b/>
              </w:rPr>
            </w:pPr>
          </w:p>
          <w:p w14:paraId="1C6F679D" w14:textId="77777777" w:rsidR="0020388F" w:rsidRDefault="0020388F" w:rsidP="0020388F">
            <w:pPr>
              <w:tabs>
                <w:tab w:val="left" w:pos="945"/>
              </w:tabs>
              <w:jc w:val="center"/>
              <w:rPr>
                <w:b/>
              </w:rPr>
            </w:pPr>
            <w:r>
              <w:rPr>
                <w:b/>
                <w:noProof/>
              </w:rPr>
              <w:drawing>
                <wp:inline distT="0" distB="0" distL="0" distR="0" wp14:anchorId="074FD385" wp14:editId="1C7250F6">
                  <wp:extent cx="1805940" cy="1937129"/>
                  <wp:effectExtent l="0" t="0" r="3810" b="6350"/>
                  <wp:docPr id="1467699842" name="Picture 1" descr="A black framed glasses with yellow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99842" name="Picture 1" descr="A black framed glasses with yellow bord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11851" cy="1943469"/>
                          </a:xfrm>
                          <a:prstGeom prst="rect">
                            <a:avLst/>
                          </a:prstGeom>
                        </pic:spPr>
                      </pic:pic>
                    </a:graphicData>
                  </a:graphic>
                </wp:inline>
              </w:drawing>
            </w:r>
          </w:p>
          <w:p w14:paraId="78E6BDA2" w14:textId="77777777" w:rsidR="0020388F" w:rsidRPr="000E729E" w:rsidRDefault="0020388F" w:rsidP="0020388F">
            <w:pPr>
              <w:tabs>
                <w:tab w:val="left" w:pos="945"/>
              </w:tabs>
              <w:spacing w:after="0"/>
              <w:jc w:val="center"/>
              <w:rPr>
                <w:bCs/>
              </w:rPr>
            </w:pPr>
            <w:r w:rsidRPr="00B6602A">
              <w:rPr>
                <w:b/>
              </w:rPr>
              <w:t>Image 1.</w:t>
            </w:r>
            <w:r>
              <w:rPr>
                <w:bCs/>
              </w:rPr>
              <w:t xml:space="preserve"> Example of practice trial with colour-cue association feedback.</w:t>
            </w:r>
          </w:p>
          <w:p w14:paraId="4705FA9E" w14:textId="77777777" w:rsidR="0020388F" w:rsidRDefault="0020388F" w:rsidP="0020388F">
            <w:pPr>
              <w:tabs>
                <w:tab w:val="left" w:pos="945"/>
              </w:tabs>
              <w:spacing w:after="0"/>
              <w:jc w:val="center"/>
              <w:rPr>
                <w:b/>
              </w:rPr>
            </w:pPr>
          </w:p>
          <w:p w14:paraId="4B6C6886" w14:textId="77777777" w:rsidR="0020388F" w:rsidRDefault="0020388F" w:rsidP="0020388F">
            <w:pPr>
              <w:tabs>
                <w:tab w:val="left" w:pos="945"/>
              </w:tabs>
              <w:spacing w:after="0"/>
              <w:rPr>
                <w:b/>
              </w:rPr>
            </w:pPr>
            <w:r>
              <w:rPr>
                <w:b/>
              </w:rPr>
              <w:t xml:space="preserve">Experimental task: </w:t>
            </w:r>
          </w:p>
          <w:p w14:paraId="18F2B074" w14:textId="77777777" w:rsidR="0020388F" w:rsidRPr="00DC712B" w:rsidRDefault="0020388F" w:rsidP="0020388F">
            <w:pPr>
              <w:tabs>
                <w:tab w:val="left" w:pos="945"/>
              </w:tabs>
              <w:spacing w:after="0"/>
              <w:rPr>
                <w:bCs/>
              </w:rPr>
            </w:pPr>
            <w:r w:rsidRPr="001D1727">
              <w:rPr>
                <w:bCs/>
              </w:rPr>
              <w:t xml:space="preserve">Eight </w:t>
            </w:r>
            <w:proofErr w:type="spellStart"/>
            <w:r w:rsidRPr="001D1727">
              <w:rPr>
                <w:bCs/>
              </w:rPr>
              <w:t>PsychoPy</w:t>
            </w:r>
            <w:proofErr w:type="spellEnd"/>
            <w:r w:rsidRPr="001D1727">
              <w:rPr>
                <w:bCs/>
              </w:rPr>
              <w:t xml:space="preserve"> scripts (Version1 List1 – Version1 List4, Version2 List1 – Version2 List4). </w:t>
            </w:r>
            <w:r>
              <w:rPr>
                <w:bCs/>
              </w:rPr>
              <w:t xml:space="preserve">The main experimental task will comprise one block with seven breaks, one after every 51 trials. There will be two versions of the experiment to counterbalance colour and modality association. In Version1 of the experiment, yellow background frame stands for speak and blue background frame stands for type. In Version2 of the experiment, yellow background frame stands for type and blue background frames stands for speak. We also have created four versions of the experimental list. All four versions of the list will be included in both versions of the experiment, resulting in 8 experimental lists. The order of presentation of each list is </w:t>
            </w:r>
            <w:r>
              <w:rPr>
                <w:bCs/>
              </w:rPr>
              <w:lastRenderedPageBreak/>
              <w:t xml:space="preserve">counterbalanced within subjects. Only participants with an odd number will receive Version1 of the experiment. Only participants with an even number will receive version2 of the experiment. </w:t>
            </w:r>
            <w:r w:rsidRPr="00DC712B">
              <w:rPr>
                <w:bCs/>
              </w:rPr>
              <w:t xml:space="preserve"> </w:t>
            </w:r>
          </w:p>
          <w:p w14:paraId="31680877" w14:textId="77777777" w:rsidR="0020388F" w:rsidRPr="003A47DD" w:rsidRDefault="0020388F" w:rsidP="0020388F">
            <w:pPr>
              <w:tabs>
                <w:tab w:val="left" w:pos="945"/>
              </w:tabs>
              <w:spacing w:after="0"/>
              <w:rPr>
                <w:b/>
              </w:rPr>
            </w:pPr>
          </w:p>
          <w:p w14:paraId="7F198B27" w14:textId="77777777" w:rsidR="0020388F" w:rsidRPr="00941B33" w:rsidRDefault="0020388F" w:rsidP="0020388F">
            <w:pPr>
              <w:tabs>
                <w:tab w:val="left" w:pos="945"/>
              </w:tabs>
              <w:spacing w:after="0"/>
              <w:rPr>
                <w:b/>
                <w:lang w:val="fr-FR"/>
              </w:rPr>
            </w:pPr>
            <w:r w:rsidRPr="00941B33">
              <w:rPr>
                <w:b/>
                <w:lang w:val="fr-FR"/>
              </w:rPr>
              <w:t xml:space="preserve">Output </w:t>
            </w:r>
            <w:proofErr w:type="gramStart"/>
            <w:r w:rsidRPr="00941B33">
              <w:rPr>
                <w:b/>
                <w:lang w:val="fr-FR"/>
              </w:rPr>
              <w:t>files:</w:t>
            </w:r>
            <w:proofErr w:type="gramEnd"/>
          </w:p>
          <w:p w14:paraId="11FC53C7" w14:textId="77777777" w:rsidR="0020388F" w:rsidRPr="00941B33" w:rsidRDefault="0020388F" w:rsidP="0020388F">
            <w:pPr>
              <w:tabs>
                <w:tab w:val="left" w:pos="945"/>
              </w:tabs>
              <w:spacing w:after="0"/>
              <w:rPr>
                <w:b/>
                <w:lang w:val="fr-FR"/>
              </w:rPr>
            </w:pPr>
          </w:p>
          <w:p w14:paraId="1826AF78" w14:textId="77777777" w:rsidR="0020388F" w:rsidRPr="00941B33" w:rsidRDefault="0020388F" w:rsidP="0020388F">
            <w:pPr>
              <w:tabs>
                <w:tab w:val="left" w:pos="945"/>
              </w:tabs>
              <w:spacing w:after="0"/>
              <w:rPr>
                <w:bCs/>
                <w:lang w:val="fr-FR"/>
              </w:rPr>
            </w:pPr>
            <w:proofErr w:type="gramStart"/>
            <w:r w:rsidRPr="00941B33">
              <w:rPr>
                <w:b/>
                <w:lang w:val="fr-FR"/>
              </w:rPr>
              <w:t>Familiarisation:</w:t>
            </w:r>
            <w:proofErr w:type="gramEnd"/>
            <w:r w:rsidRPr="00941B33">
              <w:rPr>
                <w:b/>
                <w:lang w:val="fr-FR"/>
              </w:rPr>
              <w:t xml:space="preserve"> </w:t>
            </w:r>
          </w:p>
          <w:p w14:paraId="1F264E96" w14:textId="77777777" w:rsidR="0020388F" w:rsidRPr="00941B33" w:rsidRDefault="0020388F" w:rsidP="0020388F">
            <w:pPr>
              <w:tabs>
                <w:tab w:val="left" w:pos="945"/>
              </w:tabs>
              <w:spacing w:after="0"/>
              <w:rPr>
                <w:bCs/>
                <w:lang w:val="fr-FR"/>
              </w:rPr>
            </w:pPr>
            <w:proofErr w:type="spellStart"/>
            <w:r w:rsidRPr="00941B33">
              <w:rPr>
                <w:bCs/>
                <w:lang w:val="fr-FR"/>
              </w:rPr>
              <w:t>Logfile</w:t>
            </w:r>
            <w:proofErr w:type="spellEnd"/>
            <w:r w:rsidRPr="00941B33">
              <w:rPr>
                <w:bCs/>
                <w:lang w:val="fr-FR"/>
              </w:rPr>
              <w:t xml:space="preserve"> </w:t>
            </w:r>
            <w:proofErr w:type="spellStart"/>
            <w:r w:rsidRPr="00941B33">
              <w:rPr>
                <w:bCs/>
                <w:lang w:val="fr-FR"/>
              </w:rPr>
              <w:t>from</w:t>
            </w:r>
            <w:proofErr w:type="spellEnd"/>
            <w:r w:rsidRPr="00941B33">
              <w:rPr>
                <w:bCs/>
                <w:lang w:val="fr-FR"/>
              </w:rPr>
              <w:t xml:space="preserve"> </w:t>
            </w:r>
            <w:proofErr w:type="spellStart"/>
            <w:r w:rsidRPr="00941B33">
              <w:rPr>
                <w:bCs/>
                <w:lang w:val="fr-FR"/>
              </w:rPr>
              <w:t>PsychoPy</w:t>
            </w:r>
            <w:proofErr w:type="spellEnd"/>
          </w:p>
          <w:p w14:paraId="1BA1889E" w14:textId="77777777" w:rsidR="0020388F" w:rsidRDefault="0020388F" w:rsidP="0020388F">
            <w:pPr>
              <w:tabs>
                <w:tab w:val="left" w:pos="945"/>
              </w:tabs>
              <w:spacing w:after="0"/>
              <w:rPr>
                <w:bCs/>
              </w:rPr>
            </w:pPr>
            <w:r>
              <w:rPr>
                <w:bCs/>
              </w:rPr>
              <w:t>Sound files (39)</w:t>
            </w:r>
          </w:p>
          <w:p w14:paraId="1F02CAC0" w14:textId="77777777" w:rsidR="0020388F" w:rsidRPr="00C84A51" w:rsidRDefault="0020388F" w:rsidP="0020388F">
            <w:pPr>
              <w:tabs>
                <w:tab w:val="left" w:pos="945"/>
              </w:tabs>
              <w:spacing w:after="0"/>
              <w:rPr>
                <w:bCs/>
              </w:rPr>
            </w:pPr>
          </w:p>
          <w:p w14:paraId="4928E7D0" w14:textId="77777777" w:rsidR="0020388F" w:rsidRDefault="0020388F" w:rsidP="0020388F">
            <w:pPr>
              <w:tabs>
                <w:tab w:val="left" w:pos="945"/>
              </w:tabs>
              <w:spacing w:after="0"/>
              <w:rPr>
                <w:b/>
              </w:rPr>
            </w:pPr>
            <w:r w:rsidRPr="0001122B">
              <w:rPr>
                <w:b/>
              </w:rPr>
              <w:t>Training</w:t>
            </w:r>
            <w:r>
              <w:rPr>
                <w:b/>
              </w:rPr>
              <w:t xml:space="preserve"> (both sessions): </w:t>
            </w:r>
          </w:p>
          <w:p w14:paraId="4151FC04" w14:textId="77777777" w:rsidR="0020388F" w:rsidRDefault="0020388F" w:rsidP="0020388F">
            <w:pPr>
              <w:tabs>
                <w:tab w:val="left" w:pos="945"/>
              </w:tabs>
              <w:spacing w:after="0"/>
              <w:rPr>
                <w:bCs/>
              </w:rPr>
            </w:pPr>
            <w:r>
              <w:rPr>
                <w:bCs/>
              </w:rPr>
              <w:t xml:space="preserve">Type: Logfile from </w:t>
            </w:r>
            <w:proofErr w:type="spellStart"/>
            <w:r>
              <w:rPr>
                <w:bCs/>
              </w:rPr>
              <w:t>PsychoPy</w:t>
            </w:r>
            <w:proofErr w:type="spellEnd"/>
          </w:p>
          <w:p w14:paraId="013DFD0C" w14:textId="77777777" w:rsidR="0020388F" w:rsidRDefault="0020388F" w:rsidP="0020388F">
            <w:pPr>
              <w:tabs>
                <w:tab w:val="left" w:pos="945"/>
              </w:tabs>
              <w:spacing w:after="0"/>
              <w:rPr>
                <w:bCs/>
              </w:rPr>
            </w:pPr>
            <w:r>
              <w:rPr>
                <w:bCs/>
              </w:rPr>
              <w:t>Speak: Sound files (24)</w:t>
            </w:r>
          </w:p>
          <w:p w14:paraId="422175CC" w14:textId="77777777" w:rsidR="0020388F" w:rsidRPr="00C84A51" w:rsidRDefault="0020388F" w:rsidP="0020388F">
            <w:pPr>
              <w:tabs>
                <w:tab w:val="left" w:pos="945"/>
              </w:tabs>
              <w:spacing w:after="0"/>
              <w:rPr>
                <w:bCs/>
              </w:rPr>
            </w:pPr>
          </w:p>
          <w:p w14:paraId="18B0F50B" w14:textId="77777777" w:rsidR="0020388F" w:rsidRPr="00DD690F" w:rsidRDefault="0020388F" w:rsidP="0020388F">
            <w:pPr>
              <w:tabs>
                <w:tab w:val="left" w:pos="945"/>
              </w:tabs>
              <w:spacing w:after="0"/>
              <w:rPr>
                <w:b/>
              </w:rPr>
            </w:pPr>
            <w:r>
              <w:rPr>
                <w:b/>
              </w:rPr>
              <w:t>Experimental task:</w:t>
            </w:r>
          </w:p>
          <w:p w14:paraId="57B57572" w14:textId="77777777" w:rsidR="0020388F" w:rsidRDefault="0020388F" w:rsidP="0020388F">
            <w:pPr>
              <w:tabs>
                <w:tab w:val="left" w:pos="945"/>
              </w:tabs>
              <w:spacing w:after="0"/>
              <w:rPr>
                <w:bCs/>
              </w:rPr>
            </w:pPr>
            <w:r>
              <w:rPr>
                <w:bCs/>
              </w:rPr>
              <w:t xml:space="preserve">Type: Logfile from </w:t>
            </w:r>
            <w:proofErr w:type="spellStart"/>
            <w:r>
              <w:rPr>
                <w:bCs/>
              </w:rPr>
              <w:t>PsychoPy</w:t>
            </w:r>
            <w:proofErr w:type="spellEnd"/>
            <w:r>
              <w:rPr>
                <w:bCs/>
              </w:rPr>
              <w:t>, sound files (204)</w:t>
            </w:r>
          </w:p>
          <w:p w14:paraId="4F348739" w14:textId="04F7E555" w:rsidR="00B13EF0" w:rsidRPr="0020388F" w:rsidRDefault="0020388F" w:rsidP="004643E5">
            <w:pPr>
              <w:tabs>
                <w:tab w:val="left" w:pos="945"/>
              </w:tabs>
              <w:spacing w:after="0" w:line="240" w:lineRule="auto"/>
              <w:rPr>
                <w:b/>
              </w:rPr>
            </w:pPr>
            <w:r>
              <w:rPr>
                <w:bCs/>
              </w:rPr>
              <w:t>Speak: Sound files (204)</w:t>
            </w:r>
          </w:p>
        </w:tc>
      </w:tr>
    </w:tbl>
    <w:p w14:paraId="51B347FE" w14:textId="77777777" w:rsidR="00114DF3" w:rsidRPr="003A47DD" w:rsidRDefault="00E3779A" w:rsidP="00E3779A">
      <w:pPr>
        <w:pStyle w:val="Heading1"/>
        <w:rPr>
          <w:rFonts w:asciiTheme="minorHAnsi" w:hAnsiTheme="minorHAnsi"/>
        </w:rPr>
      </w:pPr>
      <w:r w:rsidRPr="003A47DD">
        <w:rPr>
          <w:rFonts w:asciiTheme="minorHAnsi" w:hAnsiTheme="minorHAnsi"/>
        </w:rPr>
        <w:lastRenderedPageBreak/>
        <w:t>F) INFORMATION FOR PARTICIPANTS</w:t>
      </w:r>
    </w:p>
    <w:tbl>
      <w:tblPr>
        <w:tblStyle w:val="TableGrid"/>
        <w:tblW w:w="0" w:type="auto"/>
        <w:tblLook w:val="04A0" w:firstRow="1" w:lastRow="0" w:firstColumn="1" w:lastColumn="0" w:noHBand="0" w:noVBand="1"/>
      </w:tblPr>
      <w:tblGrid>
        <w:gridCol w:w="10070"/>
      </w:tblGrid>
      <w:tr w:rsidR="002D5C9D" w:rsidRPr="003A47DD" w14:paraId="4F705207" w14:textId="77777777" w:rsidTr="002D5C9D">
        <w:tc>
          <w:tcPr>
            <w:tcW w:w="10220" w:type="dxa"/>
          </w:tcPr>
          <w:p w14:paraId="65DDC5E5" w14:textId="77777777" w:rsidR="00C87F4A" w:rsidRPr="003A47DD" w:rsidRDefault="00C87F4A" w:rsidP="002D5C9D">
            <w:r w:rsidRPr="003A47DD">
              <w:t xml:space="preserve">For support with translations, contact Ainhoa </w:t>
            </w:r>
            <w:proofErr w:type="spellStart"/>
            <w:r w:rsidRPr="003A47DD">
              <w:t>Eguiguren</w:t>
            </w:r>
            <w:proofErr w:type="spellEnd"/>
            <w:r w:rsidRPr="003A47DD">
              <w:t xml:space="preserve"> (</w:t>
            </w:r>
            <w:hyperlink r:id="rId18" w:history="1">
              <w:r w:rsidR="00CF05F0" w:rsidRPr="003A47DD">
                <w:rPr>
                  <w:rStyle w:val="Hyperlink"/>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t xml:space="preserve">* </w:t>
            </w:r>
            <w:r w:rsidR="00CF05F0" w:rsidRPr="00E47E97">
              <w:rPr>
                <w:b/>
              </w:rPr>
              <w:t>ANNOUNCEMENT OF THE EXPERIMENT</w:t>
            </w:r>
            <w:r w:rsidR="00CF05F0" w:rsidRPr="003A47DD">
              <w:rPr>
                <w:b/>
              </w:rPr>
              <w:t xml:space="preserve"> that will </w:t>
            </w:r>
            <w:r w:rsidR="00910B89" w:rsidRPr="003A47DD">
              <w:rPr>
                <w:b/>
              </w:rPr>
              <w:t xml:space="preserve">appear on the </w:t>
            </w:r>
            <w:proofErr w:type="spellStart"/>
            <w:r w:rsidR="00910B89" w:rsidRPr="003A47DD">
              <w:rPr>
                <w:b/>
              </w:rPr>
              <w:t>Participa</w:t>
            </w:r>
            <w:proofErr w:type="spellEnd"/>
            <w:r w:rsidR="00910B89" w:rsidRPr="003A47DD">
              <w:rPr>
                <w:b/>
              </w:rPr>
              <w:t xml:space="preserve">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 xml:space="preserve">xperiments in </w:t>
            </w:r>
            <w:proofErr w:type="spellStart"/>
            <w:r w:rsidR="00631CEE" w:rsidRPr="003A47DD">
              <w:rPr>
                <w:sz w:val="20"/>
              </w:rPr>
              <w:t>Miramó</w:t>
            </w:r>
            <w:r w:rsidR="00747D47" w:rsidRPr="003A47DD">
              <w:rPr>
                <w:sz w:val="20"/>
              </w:rPr>
              <w:t>n</w:t>
            </w:r>
            <w:proofErr w:type="spellEnd"/>
            <w:r w:rsidR="00747D47" w:rsidRPr="003A47DD">
              <w:rPr>
                <w:sz w:val="20"/>
              </w:rPr>
              <w:t xml:space="preserve"> and</w:t>
            </w:r>
            <w:r w:rsidR="00CD77DF" w:rsidRPr="003A47DD">
              <w:rPr>
                <w:sz w:val="20"/>
              </w:rPr>
              <w:t xml:space="preserve"> Korta,</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w:t>
            </w:r>
            <w:proofErr w:type="spellStart"/>
            <w:r w:rsidR="00AF7273" w:rsidRPr="003A47DD">
              <w:rPr>
                <w:sz w:val="20"/>
              </w:rPr>
              <w:t>Participa</w:t>
            </w:r>
            <w:proofErr w:type="spellEnd"/>
            <w:r w:rsidR="00AF7273" w:rsidRPr="003A47DD">
              <w:rPr>
                <w:sz w:val="20"/>
              </w:rPr>
              <w:t xml:space="preserve"> websi</w:t>
            </w:r>
            <w:r w:rsidR="00DE56F0" w:rsidRPr="003A47DD">
              <w:rPr>
                <w:sz w:val="20"/>
              </w:rPr>
              <w:t xml:space="preserve">te or advertising purposes. </w:t>
            </w:r>
          </w:p>
          <w:p w14:paraId="35104908" w14:textId="5168FB18" w:rsidR="00306B3B" w:rsidRDefault="00BF23E2" w:rsidP="00CF05F0">
            <w:pPr>
              <w:rPr>
                <w:rFonts w:asciiTheme="minorHAnsi" w:hAnsiTheme="minorHAnsi"/>
                <w:b/>
                <w:sz w:val="18"/>
              </w:rPr>
            </w:pPr>
            <w:r w:rsidRPr="003A47DD">
              <w:rPr>
                <w:b/>
                <w:i/>
                <w:sz w:val="20"/>
              </w:rPr>
              <w:t xml:space="preserve">English version: </w:t>
            </w:r>
          </w:p>
          <w:p w14:paraId="3D84F5B1" w14:textId="7624753D" w:rsidR="0020388F" w:rsidRPr="003A47DD" w:rsidRDefault="0020388F" w:rsidP="00CF05F0">
            <w:pPr>
              <w:rPr>
                <w:b/>
                <w:i/>
                <w:sz w:val="20"/>
              </w:rPr>
            </w:pPr>
            <w:r>
              <w:rPr>
                <w:rFonts w:asciiTheme="minorHAnsi" w:hAnsiTheme="minorHAnsi"/>
                <w:bCs/>
                <w:i/>
                <w:iCs/>
                <w:sz w:val="18"/>
              </w:rPr>
              <w:t>In this experiment you will see pictures of objects on a screen and you will have to name the objects you see. You will be asked to name the objects either by speaking or by typing. You will see colour cues that will indicate whether you have to speak or type. You need to be good at typing in order to participate in this experiment.</w:t>
            </w:r>
            <w:r w:rsidRPr="003A47DD">
              <w:rPr>
                <w:rFonts w:asciiTheme="minorHAnsi" w:hAnsiTheme="minorHAnsi"/>
                <w:b/>
                <w:sz w:val="18"/>
              </w:rPr>
              <w:t xml:space="preserve"> </w:t>
            </w:r>
          </w:p>
          <w:p w14:paraId="013B4A90" w14:textId="720C02A5" w:rsidR="00790820" w:rsidRPr="00B95A02" w:rsidRDefault="00CF05F0" w:rsidP="00CF05F0">
            <w:pPr>
              <w:rPr>
                <w:rFonts w:asciiTheme="minorHAnsi" w:hAnsiTheme="minorHAnsi"/>
                <w:b/>
                <w:sz w:val="18"/>
                <w:lang w:val="es-ES"/>
              </w:rPr>
            </w:pPr>
            <w:proofErr w:type="spellStart"/>
            <w:r w:rsidRPr="00B95A02">
              <w:rPr>
                <w:b/>
                <w:i/>
                <w:sz w:val="20"/>
                <w:lang w:val="es-ES"/>
              </w:rPr>
              <w:t>Spanish</w:t>
            </w:r>
            <w:proofErr w:type="spellEnd"/>
            <w:r w:rsidR="00A6686C" w:rsidRPr="00B95A02">
              <w:rPr>
                <w:b/>
                <w:i/>
                <w:sz w:val="20"/>
                <w:lang w:val="es-ES"/>
              </w:rPr>
              <w:t xml:space="preserve"> </w:t>
            </w:r>
            <w:proofErr w:type="spellStart"/>
            <w:r w:rsidR="00A6686C" w:rsidRPr="00B95A02">
              <w:rPr>
                <w:b/>
                <w:i/>
                <w:sz w:val="20"/>
                <w:lang w:val="es-ES"/>
              </w:rPr>
              <w:t>version</w:t>
            </w:r>
            <w:proofErr w:type="spellEnd"/>
            <w:r w:rsidR="00E47E97" w:rsidRPr="00B95A02">
              <w:rPr>
                <w:b/>
                <w:i/>
                <w:sz w:val="14"/>
                <w:szCs w:val="16"/>
                <w:lang w:val="es-ES"/>
              </w:rPr>
              <w:t>:</w:t>
            </w:r>
            <w:r w:rsidR="00631CEE" w:rsidRPr="00B95A02">
              <w:rPr>
                <w:rFonts w:asciiTheme="minorHAnsi" w:hAnsiTheme="minorHAnsi"/>
                <w:b/>
                <w:sz w:val="18"/>
                <w:lang w:val="es-ES"/>
              </w:rPr>
              <w:t xml:space="preserve">   </w:t>
            </w:r>
          </w:p>
          <w:p w14:paraId="2EF76429" w14:textId="131E5C19" w:rsidR="00E47E97" w:rsidRPr="00E47E97" w:rsidRDefault="00E47E97" w:rsidP="00CF05F0">
            <w:pPr>
              <w:rPr>
                <w:i/>
                <w:sz w:val="20"/>
                <w:lang w:val="es-ES"/>
              </w:rPr>
            </w:pPr>
            <w:r w:rsidRPr="00C93482">
              <w:rPr>
                <w:i/>
                <w:sz w:val="20"/>
                <w:lang w:val="es-ES"/>
              </w:rPr>
              <w:t>En este experimento verás imágenes de objetos en una pantalla y tendrás que nombrar los objetos que veas. Deberás nombrar los objetos en voz alta o escribiendo con el teclado. Verás señales de color que te indicarán si tienes que hablar o teclear. Para participar en este experimento es necesario ser hábil tecleando.</w:t>
            </w:r>
          </w:p>
          <w:p w14:paraId="11664AD4" w14:textId="5C7A6953" w:rsidR="006E2D05" w:rsidRPr="003A47DD" w:rsidRDefault="00CF05F0" w:rsidP="00CF05F0">
            <w:pPr>
              <w:rPr>
                <w:b/>
                <w:i/>
                <w:sz w:val="20"/>
              </w:rPr>
            </w:pPr>
            <w:r w:rsidRPr="00E47E97">
              <w:rPr>
                <w:b/>
                <w:i/>
                <w:sz w:val="20"/>
                <w:highlight w:val="yellow"/>
              </w:rPr>
              <w:t>Basque</w:t>
            </w:r>
            <w:r w:rsidR="00A6686C" w:rsidRPr="00E47E97">
              <w:rPr>
                <w:b/>
                <w:i/>
                <w:sz w:val="20"/>
                <w:highlight w:val="yellow"/>
              </w:rPr>
              <w:t xml:space="preserve"> version:</w:t>
            </w:r>
            <w:r w:rsidR="00481FEA" w:rsidRPr="003A47DD">
              <w:rPr>
                <w:rFonts w:asciiTheme="minorHAnsi" w:hAnsiTheme="minorHAnsi"/>
                <w:b/>
                <w:sz w:val="18"/>
              </w:rPr>
              <w:t xml:space="preserve"> </w:t>
            </w:r>
          </w:p>
          <w:p w14:paraId="1C5168E1" w14:textId="77777777" w:rsidR="00790820" w:rsidRPr="003A47DD" w:rsidRDefault="00446CA6" w:rsidP="002D5C9D">
            <w:pPr>
              <w:rPr>
                <w:b/>
              </w:rPr>
            </w:pPr>
            <w:r w:rsidRPr="003A47DD">
              <w:rPr>
                <w:b/>
              </w:rPr>
              <w:t xml:space="preserve">* </w:t>
            </w:r>
            <w:r w:rsidR="00790820" w:rsidRPr="00E47E97">
              <w:rPr>
                <w:b/>
              </w:rPr>
              <w:t xml:space="preserve">OBSERVATIONS for </w:t>
            </w:r>
            <w:proofErr w:type="spellStart"/>
            <w:r w:rsidR="00790820" w:rsidRPr="00E47E97">
              <w:rPr>
                <w:b/>
              </w:rPr>
              <w:t>Participa</w:t>
            </w:r>
            <w:proofErr w:type="spellEnd"/>
            <w:r w:rsidR="00790820" w:rsidRPr="00E47E97">
              <w:rPr>
                <w:b/>
              </w:rPr>
              <w:t xml:space="preserve"> website (optional</w:t>
            </w:r>
            <w:r w:rsidR="00FA0C34" w:rsidRPr="00E47E97">
              <w:rPr>
                <w:b/>
              </w:rPr>
              <w:t>)</w:t>
            </w:r>
            <w:r w:rsidR="00790820" w:rsidRPr="00E47E97">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 xml:space="preserve">For experiments in </w:t>
            </w:r>
            <w:proofErr w:type="spellStart"/>
            <w:r w:rsidR="00E05DAB" w:rsidRPr="003A47DD">
              <w:rPr>
                <w:sz w:val="20"/>
              </w:rPr>
              <w:t>Miramón</w:t>
            </w:r>
            <w:proofErr w:type="spellEnd"/>
            <w:r w:rsidR="00E05DAB" w:rsidRPr="003A47DD">
              <w:rPr>
                <w:sz w:val="20"/>
              </w:rPr>
              <w:t xml:space="preserve"> and Korta, unless the participant profile is specifically almost monolingual, this text needs to get translated into Spanish</w:t>
            </w:r>
            <w:r w:rsidR="00D92050" w:rsidRPr="003A47DD">
              <w:rPr>
                <w:sz w:val="20"/>
              </w:rPr>
              <w:t xml:space="preserve">/Basque/English </w:t>
            </w:r>
            <w:r w:rsidR="00E05DAB" w:rsidRPr="003A47DD">
              <w:rPr>
                <w:sz w:val="20"/>
              </w:rPr>
              <w:t xml:space="preserve">for </w:t>
            </w:r>
            <w:proofErr w:type="spellStart"/>
            <w:r w:rsidR="00E05DAB" w:rsidRPr="003A47DD">
              <w:rPr>
                <w:sz w:val="20"/>
              </w:rPr>
              <w:t>Participa</w:t>
            </w:r>
            <w:proofErr w:type="spellEnd"/>
            <w:r w:rsidR="00E05DAB" w:rsidRPr="003A47DD">
              <w:rPr>
                <w:sz w:val="20"/>
              </w:rPr>
              <w:t xml:space="preserve"> website or advertising purposes.</w:t>
            </w:r>
          </w:p>
          <w:p w14:paraId="7C24B07E" w14:textId="72D2B620" w:rsidR="009D030F" w:rsidRPr="003A47DD" w:rsidRDefault="003E12C6"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b/>
                <w:sz w:val="18"/>
              </w:rPr>
              <w:t xml:space="preserve">   </w:t>
            </w:r>
          </w:p>
          <w:p w14:paraId="7A314C9D" w14:textId="1683CF71" w:rsidR="003E12C6" w:rsidRPr="0020388F" w:rsidRDefault="0020388F" w:rsidP="00FA0C34">
            <w:pPr>
              <w:rPr>
                <w:bCs/>
                <w:i/>
                <w:sz w:val="20"/>
              </w:rPr>
            </w:pPr>
            <w:r>
              <w:rPr>
                <w:bCs/>
                <w:i/>
                <w:sz w:val="20"/>
              </w:rPr>
              <w:lastRenderedPageBreak/>
              <w:t xml:space="preserve">For this experiment, it is very important that you are </w:t>
            </w:r>
            <w:r>
              <w:rPr>
                <w:b/>
                <w:i/>
                <w:sz w:val="20"/>
              </w:rPr>
              <w:t xml:space="preserve">very good </w:t>
            </w:r>
            <w:r>
              <w:rPr>
                <w:bCs/>
                <w:i/>
                <w:sz w:val="20"/>
              </w:rPr>
              <w:t>at typing (type fast, ideally using all of your fingers or at least most of them) to be able to participate. For that reason, you will be asked to complete a typing test before enrolling in the actual experiment. Your performance at the typing test will determine if you will be able to enroll and participate in the main experiment.</w:t>
            </w:r>
          </w:p>
          <w:p w14:paraId="5B421FC6" w14:textId="6ABEF78B" w:rsidR="009D030F" w:rsidRPr="00B95A02" w:rsidRDefault="00FA0C34" w:rsidP="009D030F">
            <w:pPr>
              <w:rPr>
                <w:rFonts w:asciiTheme="minorHAnsi" w:hAnsiTheme="minorHAnsi" w:cs="Helvetica"/>
                <w:b/>
                <w:sz w:val="18"/>
                <w:lang w:val="es-ES"/>
              </w:rPr>
            </w:pPr>
            <w:proofErr w:type="spellStart"/>
            <w:r w:rsidRPr="00B95A02">
              <w:rPr>
                <w:b/>
                <w:i/>
                <w:sz w:val="20"/>
                <w:lang w:val="es-ES"/>
              </w:rPr>
              <w:t>Spanish</w:t>
            </w:r>
            <w:proofErr w:type="spellEnd"/>
            <w:r w:rsidRPr="00B95A02">
              <w:rPr>
                <w:b/>
                <w:i/>
                <w:sz w:val="20"/>
                <w:lang w:val="es-ES"/>
              </w:rPr>
              <w:t xml:space="preserve"> </w:t>
            </w:r>
            <w:proofErr w:type="spellStart"/>
            <w:r w:rsidRPr="00B95A02">
              <w:rPr>
                <w:b/>
                <w:i/>
                <w:sz w:val="20"/>
                <w:lang w:val="es-ES"/>
              </w:rPr>
              <w:t>version</w:t>
            </w:r>
            <w:proofErr w:type="spellEnd"/>
            <w:r w:rsidRPr="00B95A02">
              <w:rPr>
                <w:b/>
                <w:i/>
                <w:sz w:val="20"/>
                <w:lang w:val="es-ES"/>
              </w:rPr>
              <w:t>:</w:t>
            </w:r>
            <w:r w:rsidR="009D030F" w:rsidRPr="00B95A02">
              <w:rPr>
                <w:rFonts w:asciiTheme="minorHAnsi" w:hAnsiTheme="minorHAnsi" w:cs="Helvetica"/>
                <w:b/>
                <w:sz w:val="18"/>
                <w:lang w:val="es-ES"/>
              </w:rPr>
              <w:t xml:space="preserve"> </w:t>
            </w:r>
          </w:p>
          <w:p w14:paraId="698C9711" w14:textId="03B4305D" w:rsidR="00FA0C34" w:rsidRPr="0023371A" w:rsidRDefault="0023371A" w:rsidP="00FA0C34">
            <w:pPr>
              <w:rPr>
                <w:bCs/>
                <w:i/>
                <w:sz w:val="20"/>
                <w:lang w:val="es-ES"/>
              </w:rPr>
            </w:pPr>
            <w:r w:rsidRPr="00D91A65">
              <w:rPr>
                <w:bCs/>
                <w:i/>
                <w:sz w:val="20"/>
                <w:lang w:val="es-ES"/>
              </w:rPr>
              <w:t xml:space="preserve">Para poder participar en este experimento, es muy importante que seas </w:t>
            </w:r>
            <w:r w:rsidRPr="00D91A65">
              <w:rPr>
                <w:b/>
                <w:bCs/>
                <w:i/>
                <w:sz w:val="20"/>
                <w:lang w:val="es-ES"/>
              </w:rPr>
              <w:t>muy bueno</w:t>
            </w:r>
            <w:r w:rsidRPr="00D91A65">
              <w:rPr>
                <w:bCs/>
                <w:i/>
                <w:sz w:val="20"/>
                <w:lang w:val="es-ES"/>
              </w:rPr>
              <w:t xml:space="preserve"> escribiendo con el teclado </w:t>
            </w:r>
            <w:proofErr w:type="gramStart"/>
            <w:r w:rsidRPr="00D91A65">
              <w:rPr>
                <w:bCs/>
                <w:i/>
                <w:sz w:val="20"/>
                <w:lang w:val="es-ES"/>
              </w:rPr>
              <w:t>( que</w:t>
            </w:r>
            <w:proofErr w:type="gramEnd"/>
            <w:r w:rsidRPr="00D91A65">
              <w:rPr>
                <w:bCs/>
                <w:i/>
                <w:sz w:val="20"/>
                <w:lang w:val="es-ES"/>
              </w:rPr>
              <w:t xml:space="preserve"> escribas rápido, idealmente utilizando todos los dedos o al menos la mayoría de ellos). Por eso, deberá realizar una prueba de mecanografía antes de inscribirte en el experimento. Tu rendimiento en la prueba de mecanografía determinará si puedes apuntarte y participar en el experimento principal.</w:t>
            </w:r>
          </w:p>
          <w:p w14:paraId="06EC045A" w14:textId="32B011C4" w:rsidR="00F648EF" w:rsidRPr="003A47DD" w:rsidRDefault="00FA0C34" w:rsidP="002D5C9D">
            <w:pPr>
              <w:rPr>
                <w:rFonts w:asciiTheme="minorHAnsi" w:hAnsiTheme="minorHAnsi"/>
                <w:b/>
                <w:sz w:val="18"/>
              </w:rPr>
            </w:pPr>
            <w:r w:rsidRPr="00E47E97">
              <w:rPr>
                <w:b/>
                <w:i/>
                <w:sz w:val="20"/>
                <w:highlight w:val="yellow"/>
              </w:rPr>
              <w:t xml:space="preserve">Basque version: </w:t>
            </w:r>
          </w:p>
          <w:p w14:paraId="7FD37D20" w14:textId="77777777" w:rsidR="008A0C31" w:rsidRPr="003A47DD" w:rsidRDefault="008A0C31" w:rsidP="002D5C9D">
            <w:pPr>
              <w:rPr>
                <w:rFonts w:asciiTheme="minorHAnsi" w:hAnsiTheme="minorHAnsi"/>
                <w:b/>
                <w:sz w:val="18"/>
              </w:rPr>
            </w:pPr>
          </w:p>
          <w:p w14:paraId="276F99C2" w14:textId="77777777" w:rsidR="00E50ED4" w:rsidRPr="003A47DD" w:rsidRDefault="009F09DC" w:rsidP="002D5C9D">
            <w:pPr>
              <w:rPr>
                <w:b/>
              </w:rPr>
            </w:pPr>
            <w:r w:rsidRPr="003A47DD">
              <w:rPr>
                <w:sz w:val="20"/>
              </w:rPr>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t xml:space="preserve">Please indicate whether instructions will appear on-screen or given verbally, and any other specifications to be considered by lab staff (e.g., do not speak to participants or give consents in X language, etc.).      </w:t>
            </w:r>
          </w:p>
          <w:p w14:paraId="3149709F" w14:textId="4AD61F80" w:rsidR="00061054" w:rsidRPr="003A47DD" w:rsidRDefault="00451E5E" w:rsidP="002D5C9D">
            <w:pPr>
              <w:rPr>
                <w:sz w:val="20"/>
              </w:rPr>
            </w:pPr>
            <w:r w:rsidRPr="0020388F">
              <w:rPr>
                <w:highlight w:val="black"/>
              </w:rPr>
              <w:t>□</w:t>
            </w:r>
            <w:r w:rsidRPr="003A47DD">
              <w:t xml:space="preserve">  </w:t>
            </w:r>
            <w:r w:rsidR="009F09DC" w:rsidRPr="003A47DD">
              <w:rPr>
                <w:sz w:val="20"/>
              </w:rPr>
              <w:t xml:space="preserve">appear </w:t>
            </w:r>
            <w:r w:rsidR="00061054" w:rsidRPr="003A47DD">
              <w:rPr>
                <w:sz w:val="20"/>
              </w:rPr>
              <w:t>on-screen    LANGUAGE FOR INSTRUCTIONS ON SCREEN:</w:t>
            </w:r>
            <w:r w:rsidR="0020388F">
              <w:rPr>
                <w:sz w:val="20"/>
              </w:rPr>
              <w:t xml:space="preserve"> Spanish</w:t>
            </w:r>
            <w:r w:rsidR="00061054" w:rsidRPr="003A47DD">
              <w:rPr>
                <w:sz w:val="20"/>
              </w:rPr>
              <w:t xml:space="preserve"> </w:t>
            </w:r>
          </w:p>
          <w:p w14:paraId="6972446C" w14:textId="02F68D7A" w:rsidR="009F09DC" w:rsidRPr="003A47DD" w:rsidRDefault="00451E5E" w:rsidP="002D5C9D">
            <w:pPr>
              <w:rPr>
                <w:sz w:val="20"/>
              </w:rPr>
            </w:pPr>
            <w:r w:rsidRPr="0020388F">
              <w:rPr>
                <w:highlight w:val="black"/>
              </w:rPr>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w:t>
            </w:r>
            <w:r w:rsidR="0020388F">
              <w:rPr>
                <w:sz w:val="20"/>
              </w:rPr>
              <w:t xml:space="preserve"> Spanish</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4B622D5B" w14:textId="77777777" w:rsidR="002717CB" w:rsidRPr="00C73CFE" w:rsidRDefault="002717CB" w:rsidP="002717CB">
            <w:pPr>
              <w:rPr>
                <w:b/>
                <w:i/>
                <w:sz w:val="20"/>
                <w:szCs w:val="20"/>
              </w:rPr>
            </w:pPr>
            <w:r w:rsidRPr="00C73CFE">
              <w:rPr>
                <w:b/>
                <w:i/>
                <w:sz w:val="20"/>
                <w:szCs w:val="20"/>
              </w:rPr>
              <w:t xml:space="preserve">Familiarisation: </w:t>
            </w:r>
          </w:p>
          <w:p w14:paraId="1072E2CA" w14:textId="77777777" w:rsidR="002717CB" w:rsidRPr="00C73CFE" w:rsidRDefault="002717CB" w:rsidP="002717CB">
            <w:pPr>
              <w:rPr>
                <w:i/>
                <w:iCs/>
                <w:sz w:val="20"/>
                <w:szCs w:val="20"/>
              </w:rPr>
            </w:pPr>
            <w:r w:rsidRPr="00C73CFE">
              <w:rPr>
                <w:i/>
                <w:iCs/>
                <w:sz w:val="20"/>
                <w:szCs w:val="20"/>
              </w:rPr>
              <w:t>In this experiment you will see pictures on the screen and will have to name them. The pictures will appear one at a time and will stay on screen for a few seconds. When a picture appears, you will have to say its name out loud. After each picture, you will see its name written below it. Please try and remember to use this name for the rest of the experiment.</w:t>
            </w:r>
          </w:p>
          <w:p w14:paraId="227313FC" w14:textId="77777777" w:rsidR="002717CB" w:rsidRDefault="002717CB" w:rsidP="002717CB">
            <w:pPr>
              <w:rPr>
                <w:i/>
                <w:iCs/>
                <w:sz w:val="20"/>
                <w:szCs w:val="20"/>
              </w:rPr>
            </w:pPr>
            <w:r w:rsidRPr="00C73CFE">
              <w:rPr>
                <w:i/>
                <w:iCs/>
                <w:sz w:val="20"/>
                <w:szCs w:val="20"/>
              </w:rPr>
              <w:t>Press SPACE to start.</w:t>
            </w:r>
          </w:p>
          <w:p w14:paraId="33D271A8" w14:textId="77777777" w:rsidR="002717CB" w:rsidRPr="00C73CFE" w:rsidRDefault="002717CB" w:rsidP="002717CB">
            <w:pPr>
              <w:spacing w:after="0"/>
              <w:rPr>
                <w:i/>
                <w:iCs/>
                <w:sz w:val="20"/>
                <w:szCs w:val="20"/>
              </w:rPr>
            </w:pPr>
          </w:p>
          <w:p w14:paraId="2B5EFBF8" w14:textId="77777777" w:rsidR="002717CB" w:rsidRPr="00C73CFE" w:rsidRDefault="002717CB" w:rsidP="002717CB">
            <w:pPr>
              <w:rPr>
                <w:b/>
                <w:i/>
                <w:sz w:val="20"/>
                <w:szCs w:val="20"/>
              </w:rPr>
            </w:pPr>
            <w:r w:rsidRPr="00C73CFE">
              <w:rPr>
                <w:b/>
                <w:i/>
                <w:sz w:val="20"/>
                <w:szCs w:val="20"/>
              </w:rPr>
              <w:t>General Instructions:</w:t>
            </w:r>
          </w:p>
          <w:p w14:paraId="75F52CEF" w14:textId="77777777" w:rsidR="002717CB" w:rsidRPr="00C73CFE" w:rsidRDefault="002717CB" w:rsidP="002717CB">
            <w:pPr>
              <w:rPr>
                <w:bCs/>
                <w:i/>
                <w:sz w:val="20"/>
                <w:szCs w:val="20"/>
                <w:u w:val="single"/>
              </w:rPr>
            </w:pPr>
            <w:r w:rsidRPr="00C73CFE">
              <w:rPr>
                <w:bCs/>
                <w:i/>
                <w:sz w:val="20"/>
                <w:szCs w:val="20"/>
                <w:u w:val="single"/>
              </w:rPr>
              <w:t>Screen 1:</w:t>
            </w:r>
          </w:p>
          <w:p w14:paraId="59C9D6D7" w14:textId="77777777" w:rsidR="002717CB" w:rsidRPr="00C73CFE" w:rsidRDefault="002717CB" w:rsidP="002717CB">
            <w:pPr>
              <w:rPr>
                <w:bCs/>
                <w:i/>
                <w:sz w:val="20"/>
                <w:szCs w:val="20"/>
              </w:rPr>
            </w:pPr>
            <w:r w:rsidRPr="00C73CFE">
              <w:rPr>
                <w:bCs/>
                <w:i/>
                <w:sz w:val="20"/>
                <w:szCs w:val="20"/>
              </w:rPr>
              <w:t>In this experiment you will see pictures on the screen and will have to name them.</w:t>
            </w:r>
            <w:r>
              <w:rPr>
                <w:bCs/>
                <w:i/>
                <w:sz w:val="20"/>
                <w:szCs w:val="20"/>
              </w:rPr>
              <w:t xml:space="preserve"> </w:t>
            </w:r>
            <w:r w:rsidRPr="00C73CFE">
              <w:rPr>
                <w:bCs/>
                <w:i/>
                <w:sz w:val="20"/>
                <w:szCs w:val="20"/>
              </w:rPr>
              <w:t>You will have to name each picture either by saying its name out loud or by typing it.</w:t>
            </w:r>
            <w:r>
              <w:rPr>
                <w:bCs/>
                <w:i/>
                <w:sz w:val="20"/>
                <w:szCs w:val="20"/>
              </w:rPr>
              <w:t xml:space="preserve"> </w:t>
            </w:r>
            <w:r w:rsidRPr="00C73CFE">
              <w:rPr>
                <w:bCs/>
                <w:i/>
                <w:sz w:val="20"/>
                <w:szCs w:val="20"/>
              </w:rPr>
              <w:t xml:space="preserve">A coloured rectangle around each picture will tell you whether you have to speak or type for this picture. </w:t>
            </w:r>
          </w:p>
          <w:p w14:paraId="2F43E66D" w14:textId="77777777" w:rsidR="002717CB" w:rsidRPr="00C73CFE" w:rsidRDefault="002717CB" w:rsidP="002717CB">
            <w:pPr>
              <w:rPr>
                <w:bCs/>
                <w:i/>
                <w:sz w:val="20"/>
                <w:szCs w:val="20"/>
              </w:rPr>
            </w:pPr>
            <w:r w:rsidRPr="00C73CFE">
              <w:rPr>
                <w:bCs/>
                <w:i/>
                <w:sz w:val="20"/>
                <w:szCs w:val="20"/>
              </w:rPr>
              <w:t xml:space="preserve">If the rectangle is </w:t>
            </w:r>
            <w:r w:rsidRPr="00C73CFE">
              <w:rPr>
                <w:b/>
                <w:i/>
                <w:color w:val="0070C0"/>
                <w:sz w:val="20"/>
                <w:szCs w:val="20"/>
              </w:rPr>
              <w:t>blue</w:t>
            </w:r>
            <w:r w:rsidRPr="00C73CFE">
              <w:rPr>
                <w:bCs/>
                <w:i/>
                <w:sz w:val="20"/>
                <w:szCs w:val="20"/>
              </w:rPr>
              <w:t xml:space="preserve">, you will need to </w:t>
            </w:r>
            <w:r w:rsidRPr="00C73CFE">
              <w:rPr>
                <w:b/>
                <w:i/>
                <w:sz w:val="20"/>
                <w:szCs w:val="20"/>
              </w:rPr>
              <w:t>type</w:t>
            </w:r>
            <w:r w:rsidRPr="00C73CFE">
              <w:rPr>
                <w:bCs/>
                <w:i/>
                <w:sz w:val="20"/>
                <w:szCs w:val="20"/>
              </w:rPr>
              <w:t>.</w:t>
            </w:r>
            <w:r>
              <w:rPr>
                <w:bCs/>
                <w:i/>
                <w:sz w:val="20"/>
                <w:szCs w:val="20"/>
              </w:rPr>
              <w:t xml:space="preserve"> </w:t>
            </w:r>
            <w:r w:rsidRPr="00C73CFE">
              <w:rPr>
                <w:bCs/>
                <w:i/>
                <w:sz w:val="20"/>
                <w:szCs w:val="20"/>
              </w:rPr>
              <w:t xml:space="preserve">If the rectangle is </w:t>
            </w:r>
            <w:r w:rsidRPr="00C73CFE">
              <w:rPr>
                <w:b/>
                <w:i/>
                <w:color w:val="FFC000"/>
                <w:sz w:val="20"/>
                <w:szCs w:val="20"/>
              </w:rPr>
              <w:t>yellow</w:t>
            </w:r>
            <w:r w:rsidRPr="00C73CFE">
              <w:rPr>
                <w:bCs/>
                <w:i/>
                <w:sz w:val="20"/>
                <w:szCs w:val="20"/>
              </w:rPr>
              <w:t xml:space="preserve">, you will have to </w:t>
            </w:r>
            <w:r w:rsidRPr="00C73CFE">
              <w:rPr>
                <w:b/>
                <w:i/>
                <w:sz w:val="20"/>
                <w:szCs w:val="20"/>
              </w:rPr>
              <w:t>speak</w:t>
            </w:r>
            <w:r w:rsidRPr="00C73CFE">
              <w:rPr>
                <w:bCs/>
                <w:i/>
                <w:sz w:val="20"/>
                <w:szCs w:val="20"/>
              </w:rPr>
              <w:t xml:space="preserve">. </w:t>
            </w:r>
          </w:p>
          <w:p w14:paraId="5AEBA1C9" w14:textId="77777777" w:rsidR="002717CB" w:rsidRPr="00C73CFE" w:rsidRDefault="002717CB" w:rsidP="002717CB">
            <w:pPr>
              <w:rPr>
                <w:bCs/>
                <w:i/>
                <w:sz w:val="20"/>
                <w:szCs w:val="20"/>
              </w:rPr>
            </w:pPr>
            <w:r w:rsidRPr="00C73CFE">
              <w:rPr>
                <w:bCs/>
                <w:i/>
                <w:sz w:val="20"/>
                <w:szCs w:val="20"/>
              </w:rPr>
              <w:t>You should name the images as fast and as accurately as possible. Pictures will only stay on the screen for a short time.</w:t>
            </w:r>
          </w:p>
          <w:p w14:paraId="1CAA9315" w14:textId="77777777" w:rsidR="002717CB" w:rsidRPr="00C73CFE" w:rsidRDefault="002717CB" w:rsidP="002717CB">
            <w:pPr>
              <w:rPr>
                <w:bCs/>
                <w:i/>
                <w:sz w:val="20"/>
                <w:szCs w:val="20"/>
              </w:rPr>
            </w:pPr>
            <w:r w:rsidRPr="00C73CFE">
              <w:rPr>
                <w:bCs/>
                <w:i/>
                <w:sz w:val="20"/>
                <w:szCs w:val="20"/>
              </w:rPr>
              <w:t>Press SPACE to continue.</w:t>
            </w:r>
          </w:p>
          <w:p w14:paraId="56D95828" w14:textId="77777777" w:rsidR="002717CB" w:rsidRDefault="002717CB" w:rsidP="002717CB">
            <w:pPr>
              <w:spacing w:after="0"/>
              <w:rPr>
                <w:bCs/>
                <w:i/>
              </w:rPr>
            </w:pPr>
          </w:p>
          <w:p w14:paraId="6B17D3F7" w14:textId="77777777" w:rsidR="002717CB" w:rsidRPr="00C73CFE" w:rsidRDefault="002717CB" w:rsidP="002717CB">
            <w:pPr>
              <w:rPr>
                <w:bCs/>
                <w:i/>
                <w:sz w:val="20"/>
                <w:szCs w:val="20"/>
                <w:u w:val="single"/>
              </w:rPr>
            </w:pPr>
            <w:r w:rsidRPr="00C73CFE">
              <w:rPr>
                <w:bCs/>
                <w:i/>
                <w:sz w:val="20"/>
                <w:szCs w:val="20"/>
                <w:u w:val="single"/>
              </w:rPr>
              <w:t>Screen 2:</w:t>
            </w:r>
          </w:p>
          <w:p w14:paraId="0C2B97FB" w14:textId="77777777" w:rsidR="002717CB" w:rsidRPr="00C73CFE" w:rsidRDefault="002717CB" w:rsidP="002717CB">
            <w:pPr>
              <w:rPr>
                <w:bCs/>
                <w:i/>
                <w:sz w:val="20"/>
                <w:szCs w:val="20"/>
              </w:rPr>
            </w:pPr>
            <w:r w:rsidRPr="00C73CFE">
              <w:rPr>
                <w:bCs/>
                <w:i/>
                <w:sz w:val="20"/>
                <w:szCs w:val="20"/>
              </w:rPr>
              <w:lastRenderedPageBreak/>
              <w:t>A few more instructions!</w:t>
            </w:r>
          </w:p>
          <w:p w14:paraId="7F72255D" w14:textId="77777777" w:rsidR="002717CB" w:rsidRPr="00C73CFE" w:rsidRDefault="002717CB" w:rsidP="002717CB">
            <w:pPr>
              <w:rPr>
                <w:bCs/>
                <w:i/>
                <w:sz w:val="20"/>
                <w:szCs w:val="20"/>
              </w:rPr>
            </w:pPr>
            <w:r w:rsidRPr="00C73CFE">
              <w:rPr>
                <w:bCs/>
                <w:i/>
                <w:sz w:val="20"/>
                <w:szCs w:val="20"/>
              </w:rPr>
              <w:t>When you speak, make sure you say only one word, in a clear voice.</w:t>
            </w:r>
            <w:r>
              <w:rPr>
                <w:bCs/>
                <w:i/>
                <w:sz w:val="20"/>
                <w:szCs w:val="20"/>
              </w:rPr>
              <w:t xml:space="preserve"> </w:t>
            </w:r>
            <w:r w:rsidRPr="00C73CFE">
              <w:rPr>
                <w:bCs/>
                <w:i/>
                <w:sz w:val="20"/>
                <w:szCs w:val="20"/>
              </w:rPr>
              <w:t>Try to keep your hands above the keyboard during the whole session. And please, don’t speak while typing!</w:t>
            </w:r>
          </w:p>
          <w:p w14:paraId="59104EEE" w14:textId="77777777" w:rsidR="002717CB" w:rsidRPr="00C73CFE" w:rsidRDefault="002717CB" w:rsidP="002717CB">
            <w:pPr>
              <w:rPr>
                <w:bCs/>
                <w:i/>
                <w:sz w:val="20"/>
                <w:szCs w:val="20"/>
              </w:rPr>
            </w:pPr>
            <w:r w:rsidRPr="00C73CFE">
              <w:rPr>
                <w:bCs/>
                <w:i/>
                <w:sz w:val="20"/>
                <w:szCs w:val="20"/>
              </w:rPr>
              <w:t>Press SPACE to continue.</w:t>
            </w:r>
          </w:p>
          <w:p w14:paraId="61B0DAE6" w14:textId="77777777" w:rsidR="002717CB" w:rsidRDefault="002717CB" w:rsidP="002717CB">
            <w:pPr>
              <w:spacing w:after="0"/>
              <w:rPr>
                <w:bCs/>
                <w:i/>
              </w:rPr>
            </w:pPr>
          </w:p>
          <w:p w14:paraId="58CA8C9C" w14:textId="77777777" w:rsidR="002717CB" w:rsidRPr="00C73CFE" w:rsidRDefault="002717CB" w:rsidP="002717CB">
            <w:pPr>
              <w:rPr>
                <w:bCs/>
                <w:i/>
                <w:sz w:val="20"/>
                <w:szCs w:val="20"/>
                <w:u w:val="single"/>
              </w:rPr>
            </w:pPr>
            <w:r w:rsidRPr="00C73CFE">
              <w:rPr>
                <w:bCs/>
                <w:i/>
                <w:sz w:val="20"/>
                <w:szCs w:val="20"/>
                <w:u w:val="single"/>
              </w:rPr>
              <w:t>Screen 3:</w:t>
            </w:r>
          </w:p>
          <w:p w14:paraId="6D811B74" w14:textId="77777777" w:rsidR="002717CB" w:rsidRPr="00C73CFE" w:rsidRDefault="002717CB" w:rsidP="002717CB">
            <w:pPr>
              <w:rPr>
                <w:bCs/>
                <w:i/>
                <w:sz w:val="20"/>
                <w:szCs w:val="20"/>
              </w:rPr>
            </w:pPr>
            <w:r w:rsidRPr="00C73CFE">
              <w:rPr>
                <w:bCs/>
                <w:i/>
                <w:sz w:val="20"/>
                <w:szCs w:val="20"/>
              </w:rPr>
              <w:t>Let’s practice before we begin!</w:t>
            </w:r>
          </w:p>
          <w:p w14:paraId="0D0728BB" w14:textId="77777777" w:rsidR="002717CB" w:rsidRPr="00C73CFE" w:rsidRDefault="002717CB" w:rsidP="002717CB">
            <w:pPr>
              <w:rPr>
                <w:bCs/>
                <w:i/>
                <w:sz w:val="20"/>
                <w:szCs w:val="20"/>
              </w:rPr>
            </w:pPr>
            <w:r w:rsidRPr="00C73CFE">
              <w:rPr>
                <w:bCs/>
                <w:i/>
                <w:sz w:val="20"/>
                <w:szCs w:val="20"/>
              </w:rPr>
              <w:t>Pres SPACE to continue.</w:t>
            </w:r>
          </w:p>
          <w:p w14:paraId="66B23D83" w14:textId="77777777" w:rsidR="002717CB" w:rsidRPr="00341FC5" w:rsidRDefault="002717CB" w:rsidP="002717CB">
            <w:pPr>
              <w:spacing w:after="0"/>
              <w:rPr>
                <w:bCs/>
                <w:i/>
              </w:rPr>
            </w:pPr>
          </w:p>
          <w:p w14:paraId="5EEEB18A" w14:textId="77777777" w:rsidR="002717CB" w:rsidRPr="00C73CFE" w:rsidRDefault="002717CB" w:rsidP="002717CB">
            <w:pPr>
              <w:rPr>
                <w:b/>
                <w:i/>
                <w:sz w:val="20"/>
                <w:szCs w:val="20"/>
              </w:rPr>
            </w:pPr>
            <w:r w:rsidRPr="00C73CFE">
              <w:rPr>
                <w:b/>
                <w:i/>
                <w:sz w:val="20"/>
                <w:szCs w:val="20"/>
              </w:rPr>
              <w:t>Practice colour-cue</w:t>
            </w:r>
            <w:r>
              <w:rPr>
                <w:b/>
                <w:i/>
                <w:sz w:val="20"/>
                <w:szCs w:val="20"/>
              </w:rPr>
              <w:t xml:space="preserve"> feedback</w:t>
            </w:r>
            <w:r w:rsidRPr="00C73CFE">
              <w:rPr>
                <w:b/>
                <w:i/>
                <w:sz w:val="20"/>
                <w:szCs w:val="20"/>
              </w:rPr>
              <w:t>:</w:t>
            </w:r>
          </w:p>
          <w:p w14:paraId="061DEB01"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The word </w:t>
            </w:r>
            <w:r w:rsidRPr="00C73CFE">
              <w:rPr>
                <w:b/>
                <w:bCs/>
                <w:i/>
                <w:iCs/>
                <w:sz w:val="20"/>
                <w:szCs w:val="20"/>
              </w:rPr>
              <w:t>TYPE</w:t>
            </w:r>
            <w:r w:rsidRPr="00C73CFE">
              <w:rPr>
                <w:i/>
                <w:iCs/>
                <w:sz w:val="20"/>
                <w:szCs w:val="20"/>
              </w:rPr>
              <w:t xml:space="preserve"> will appear above the picture.</w:t>
            </w:r>
            <w:r>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The word </w:t>
            </w:r>
            <w:r w:rsidRPr="00C73CFE">
              <w:rPr>
                <w:b/>
                <w:bCs/>
                <w:i/>
                <w:iCs/>
                <w:sz w:val="20"/>
                <w:szCs w:val="20"/>
              </w:rPr>
              <w:t>SPEAK</w:t>
            </w:r>
            <w:r w:rsidRPr="00C73CFE">
              <w:rPr>
                <w:i/>
                <w:iCs/>
                <w:sz w:val="20"/>
                <w:szCs w:val="20"/>
              </w:rPr>
              <w:t xml:space="preserve"> will appear above the picture. </w:t>
            </w:r>
          </w:p>
          <w:p w14:paraId="44CD401B" w14:textId="77777777" w:rsidR="002717CB" w:rsidRPr="00C73CFE" w:rsidRDefault="002717CB" w:rsidP="002717CB">
            <w:pPr>
              <w:rPr>
                <w:i/>
                <w:iCs/>
                <w:sz w:val="20"/>
                <w:szCs w:val="20"/>
              </w:rPr>
            </w:pPr>
            <w:r w:rsidRPr="00C73CFE">
              <w:rPr>
                <w:i/>
                <w:iCs/>
                <w:sz w:val="20"/>
                <w:szCs w:val="20"/>
              </w:rPr>
              <w:t>Press SPACE to begin!</w:t>
            </w:r>
          </w:p>
          <w:p w14:paraId="1121353C" w14:textId="77777777" w:rsidR="002717CB" w:rsidRPr="00C73CFE" w:rsidRDefault="002717CB" w:rsidP="002717CB">
            <w:pPr>
              <w:spacing w:after="0"/>
              <w:rPr>
                <w:bCs/>
                <w:i/>
                <w:sz w:val="20"/>
                <w:szCs w:val="20"/>
              </w:rPr>
            </w:pPr>
          </w:p>
          <w:p w14:paraId="42040814" w14:textId="77777777" w:rsidR="002717CB" w:rsidRPr="00C73CFE" w:rsidRDefault="002717CB" w:rsidP="002717CB">
            <w:pPr>
              <w:rPr>
                <w:b/>
                <w:i/>
                <w:sz w:val="20"/>
                <w:szCs w:val="20"/>
              </w:rPr>
            </w:pPr>
            <w:r w:rsidRPr="00C73CFE">
              <w:rPr>
                <w:b/>
                <w:i/>
                <w:sz w:val="20"/>
                <w:szCs w:val="20"/>
              </w:rPr>
              <w:t xml:space="preserve">Practice </w:t>
            </w:r>
            <w:r>
              <w:rPr>
                <w:b/>
                <w:i/>
                <w:sz w:val="20"/>
                <w:szCs w:val="20"/>
              </w:rPr>
              <w:t>without colour-cue feedback</w:t>
            </w:r>
            <w:r w:rsidRPr="00C73CFE">
              <w:rPr>
                <w:b/>
                <w:i/>
                <w:sz w:val="20"/>
                <w:szCs w:val="20"/>
              </w:rPr>
              <w:t>:</w:t>
            </w:r>
          </w:p>
          <w:p w14:paraId="2FB6B378" w14:textId="77777777" w:rsidR="002717CB" w:rsidRPr="00C73CFE" w:rsidRDefault="002717CB" w:rsidP="002717CB">
            <w:pPr>
              <w:rPr>
                <w:i/>
                <w:iCs/>
                <w:sz w:val="20"/>
                <w:szCs w:val="20"/>
              </w:rPr>
            </w:pPr>
            <w:r w:rsidRPr="00C73CFE">
              <w:rPr>
                <w:i/>
                <w:iCs/>
                <w:sz w:val="20"/>
                <w:szCs w:val="20"/>
              </w:rPr>
              <w:t>Let’s practice some more before we start!</w:t>
            </w:r>
          </w:p>
          <w:p w14:paraId="0F0FD205" w14:textId="77777777" w:rsidR="002717CB" w:rsidRPr="00C73CFE" w:rsidRDefault="002717CB" w:rsidP="002717CB">
            <w:pPr>
              <w:rPr>
                <w:i/>
                <w:iCs/>
                <w:sz w:val="20"/>
                <w:szCs w:val="20"/>
              </w:rPr>
            </w:pPr>
            <w:r w:rsidRPr="00C73CFE">
              <w:rPr>
                <w:i/>
                <w:iCs/>
                <w:sz w:val="20"/>
                <w:szCs w:val="20"/>
              </w:rPr>
              <w:t>Remember:</w:t>
            </w:r>
          </w:p>
          <w:p w14:paraId="6CF8D1F8"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w:t>
            </w:r>
            <w:r>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This time, you won’t see the words TYPE or SPEAK and only have to use the colors.</w:t>
            </w:r>
          </w:p>
          <w:p w14:paraId="209C143A" w14:textId="77777777" w:rsidR="002717CB" w:rsidRPr="00C73CFE" w:rsidRDefault="002717CB" w:rsidP="002717CB">
            <w:pPr>
              <w:rPr>
                <w:b/>
                <w:bCs/>
                <w:i/>
                <w:iCs/>
                <w:sz w:val="20"/>
                <w:szCs w:val="20"/>
                <w:u w:val="single"/>
              </w:rPr>
            </w:pPr>
            <w:r w:rsidRPr="00C73CFE">
              <w:rPr>
                <w:i/>
                <w:iCs/>
                <w:sz w:val="20"/>
                <w:szCs w:val="20"/>
              </w:rPr>
              <w:t>Press SPACE to begin!</w:t>
            </w:r>
          </w:p>
          <w:p w14:paraId="1EC0B5BC" w14:textId="77777777" w:rsidR="002717CB" w:rsidRPr="00C73CFE" w:rsidRDefault="002717CB" w:rsidP="002717CB">
            <w:pPr>
              <w:spacing w:after="0"/>
              <w:rPr>
                <w:bCs/>
                <w:i/>
                <w:sz w:val="20"/>
                <w:szCs w:val="20"/>
              </w:rPr>
            </w:pPr>
          </w:p>
          <w:p w14:paraId="6208BDC5" w14:textId="77777777" w:rsidR="002717CB" w:rsidRPr="00C73CFE" w:rsidRDefault="002717CB" w:rsidP="002717CB">
            <w:pPr>
              <w:rPr>
                <w:b/>
                <w:i/>
                <w:sz w:val="20"/>
                <w:szCs w:val="20"/>
              </w:rPr>
            </w:pPr>
            <w:r w:rsidRPr="00C73CFE">
              <w:rPr>
                <w:b/>
                <w:i/>
                <w:sz w:val="20"/>
                <w:szCs w:val="20"/>
              </w:rPr>
              <w:t>Experimental task:</w:t>
            </w:r>
          </w:p>
          <w:p w14:paraId="04650B8E" w14:textId="77777777" w:rsidR="002717CB" w:rsidRPr="00C73CFE" w:rsidRDefault="002717CB" w:rsidP="002717CB">
            <w:pPr>
              <w:rPr>
                <w:i/>
                <w:iCs/>
                <w:sz w:val="20"/>
                <w:szCs w:val="20"/>
                <w:u w:val="single"/>
              </w:rPr>
            </w:pPr>
            <w:r w:rsidRPr="00C73CFE">
              <w:rPr>
                <w:i/>
                <w:iCs/>
                <w:sz w:val="20"/>
                <w:szCs w:val="20"/>
                <w:u w:val="single"/>
              </w:rPr>
              <w:t xml:space="preserve">Screen 1: </w:t>
            </w:r>
          </w:p>
          <w:p w14:paraId="33790A06" w14:textId="77777777" w:rsidR="002717CB" w:rsidRPr="00C73CFE" w:rsidRDefault="002717CB" w:rsidP="002717CB">
            <w:pPr>
              <w:rPr>
                <w:i/>
                <w:iCs/>
                <w:sz w:val="20"/>
                <w:szCs w:val="20"/>
              </w:rPr>
            </w:pPr>
            <w:r w:rsidRPr="00C73CFE">
              <w:rPr>
                <w:i/>
                <w:iCs/>
                <w:sz w:val="20"/>
                <w:szCs w:val="20"/>
              </w:rPr>
              <w:t>A few reminders before we start:</w:t>
            </w:r>
          </w:p>
          <w:p w14:paraId="45824DF0" w14:textId="77777777" w:rsidR="002717CB" w:rsidRPr="00C73CFE" w:rsidRDefault="002717CB" w:rsidP="002717CB">
            <w:pPr>
              <w:rPr>
                <w:i/>
                <w:iCs/>
                <w:sz w:val="20"/>
                <w:szCs w:val="20"/>
              </w:rPr>
            </w:pPr>
            <w:r w:rsidRPr="00C73CFE">
              <w:rPr>
                <w:i/>
                <w:iCs/>
                <w:sz w:val="20"/>
                <w:szCs w:val="20"/>
              </w:rPr>
              <w:t xml:space="preserve">You should name the images </w:t>
            </w:r>
            <w:r w:rsidRPr="00C73CFE">
              <w:rPr>
                <w:b/>
                <w:bCs/>
                <w:i/>
                <w:iCs/>
                <w:sz w:val="20"/>
                <w:szCs w:val="20"/>
              </w:rPr>
              <w:t>as fast and accurately</w:t>
            </w:r>
            <w:r w:rsidRPr="00C73CFE">
              <w:rPr>
                <w:i/>
                <w:iCs/>
                <w:sz w:val="20"/>
                <w:szCs w:val="20"/>
              </w:rPr>
              <w:t xml:space="preserve"> as possible. When you speak, make sure you say only one word, in a clear voice.</w:t>
            </w:r>
            <w:r>
              <w:rPr>
                <w:i/>
                <w:iCs/>
                <w:sz w:val="20"/>
                <w:szCs w:val="20"/>
              </w:rPr>
              <w:t xml:space="preserve"> </w:t>
            </w:r>
            <w:r w:rsidRPr="00C73CFE">
              <w:rPr>
                <w:i/>
                <w:iCs/>
                <w:sz w:val="20"/>
                <w:szCs w:val="20"/>
              </w:rPr>
              <w:t>Try to keep your hands above the keyboard during the whole session. And please, don’t speak while typing!</w:t>
            </w:r>
            <w:r>
              <w:rPr>
                <w:i/>
                <w:iCs/>
                <w:sz w:val="20"/>
                <w:szCs w:val="20"/>
              </w:rPr>
              <w:t xml:space="preserve"> </w:t>
            </w:r>
            <w:r w:rsidRPr="00C73CFE">
              <w:rPr>
                <w:i/>
                <w:iCs/>
                <w:sz w:val="20"/>
                <w:szCs w:val="20"/>
              </w:rPr>
              <w:t>You will be able to take a short break every 10 minutes.</w:t>
            </w:r>
          </w:p>
          <w:p w14:paraId="32F4CE26" w14:textId="77777777" w:rsidR="002717CB" w:rsidRPr="00C73CFE" w:rsidRDefault="002717CB" w:rsidP="002717CB">
            <w:pPr>
              <w:rPr>
                <w:i/>
                <w:iCs/>
                <w:sz w:val="20"/>
                <w:szCs w:val="20"/>
              </w:rPr>
            </w:pPr>
            <w:r w:rsidRPr="00C73CFE">
              <w:rPr>
                <w:i/>
                <w:iCs/>
                <w:sz w:val="20"/>
                <w:szCs w:val="20"/>
              </w:rPr>
              <w:t>Press SPACE to continue</w:t>
            </w:r>
          </w:p>
          <w:p w14:paraId="74955919" w14:textId="77777777" w:rsidR="002717CB" w:rsidRPr="00341FC5" w:rsidRDefault="002717CB" w:rsidP="002717CB">
            <w:pPr>
              <w:spacing w:after="0"/>
              <w:rPr>
                <w:i/>
                <w:iCs/>
              </w:rPr>
            </w:pPr>
          </w:p>
          <w:p w14:paraId="2088175C" w14:textId="77777777" w:rsidR="002717CB" w:rsidRPr="00C73CFE" w:rsidRDefault="002717CB" w:rsidP="002717CB">
            <w:pPr>
              <w:rPr>
                <w:i/>
                <w:iCs/>
                <w:sz w:val="20"/>
                <w:szCs w:val="20"/>
              </w:rPr>
            </w:pPr>
            <w:r w:rsidRPr="00C73CFE">
              <w:rPr>
                <w:i/>
                <w:iCs/>
                <w:sz w:val="20"/>
                <w:szCs w:val="20"/>
                <w:u w:val="single"/>
              </w:rPr>
              <w:t>Screen 2:</w:t>
            </w:r>
            <w:r w:rsidRPr="00C73CFE">
              <w:rPr>
                <w:i/>
                <w:iCs/>
                <w:sz w:val="20"/>
                <w:szCs w:val="20"/>
              </w:rPr>
              <w:t xml:space="preserve"> </w:t>
            </w:r>
          </w:p>
          <w:p w14:paraId="1FF4E0E4" w14:textId="77777777" w:rsidR="002717CB" w:rsidRPr="00C73CFE" w:rsidRDefault="002717CB" w:rsidP="002717CB">
            <w:pPr>
              <w:rPr>
                <w:i/>
                <w:iCs/>
                <w:sz w:val="20"/>
                <w:szCs w:val="20"/>
              </w:rPr>
            </w:pPr>
            <w:r w:rsidRPr="00C73CFE">
              <w:rPr>
                <w:i/>
                <w:iCs/>
                <w:sz w:val="20"/>
                <w:szCs w:val="20"/>
              </w:rPr>
              <w:t>Remember:</w:t>
            </w:r>
          </w:p>
          <w:p w14:paraId="106454B6"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w:t>
            </w:r>
          </w:p>
          <w:p w14:paraId="74128156" w14:textId="77777777" w:rsidR="002717CB" w:rsidRPr="00C73CFE" w:rsidRDefault="002717CB" w:rsidP="002717CB">
            <w:pPr>
              <w:rPr>
                <w:i/>
                <w:iCs/>
                <w:sz w:val="20"/>
                <w:szCs w:val="20"/>
              </w:rPr>
            </w:pPr>
            <w:r w:rsidRPr="00C73CFE">
              <w:rPr>
                <w:i/>
                <w:iCs/>
                <w:sz w:val="20"/>
                <w:szCs w:val="20"/>
              </w:rPr>
              <w:lastRenderedPageBreak/>
              <w:t>Press SPACE to begin!</w:t>
            </w:r>
          </w:p>
          <w:p w14:paraId="04F8BB6E" w14:textId="77777777" w:rsidR="002717CB" w:rsidRPr="004E2D53" w:rsidRDefault="002717CB" w:rsidP="002717CB">
            <w:pPr>
              <w:spacing w:after="0"/>
              <w:rPr>
                <w:bCs/>
                <w:i/>
              </w:rPr>
            </w:pPr>
          </w:p>
          <w:p w14:paraId="553B0FC0" w14:textId="77777777" w:rsidR="002717CB" w:rsidRDefault="002717CB" w:rsidP="002717CB">
            <w:pPr>
              <w:rPr>
                <w:rFonts w:asciiTheme="minorHAnsi" w:hAnsiTheme="minorHAnsi"/>
                <w:b/>
                <w:sz w:val="18"/>
              </w:rPr>
            </w:pPr>
            <w:r w:rsidRPr="003A47DD">
              <w:rPr>
                <w:b/>
                <w:i/>
                <w:sz w:val="20"/>
              </w:rPr>
              <w:t>Spanish version:</w:t>
            </w:r>
            <w:r w:rsidRPr="003A47DD">
              <w:rPr>
                <w:rFonts w:asciiTheme="minorHAnsi" w:hAnsiTheme="minorHAnsi" w:cs="Helvetica"/>
                <w:b/>
                <w:sz w:val="16"/>
              </w:rPr>
              <w:t xml:space="preserve"> </w:t>
            </w:r>
            <w:r w:rsidRPr="00341FC5">
              <w:rPr>
                <w:rFonts w:asciiTheme="minorHAnsi" w:hAnsiTheme="minorHAnsi" w:cs="Helvetica"/>
                <w:b/>
                <w:sz w:val="18"/>
              </w:rPr>
              <w:t>□</w:t>
            </w:r>
            <w:r w:rsidRPr="003A47DD">
              <w:rPr>
                <w:rFonts w:asciiTheme="minorHAnsi" w:hAnsiTheme="minorHAnsi" w:cs="Helvetica"/>
                <w:b/>
                <w:sz w:val="18"/>
              </w:rPr>
              <w:t xml:space="preserve"> </w:t>
            </w:r>
            <w:r w:rsidRPr="003A47DD">
              <w:rPr>
                <w:rFonts w:asciiTheme="minorHAnsi" w:hAnsiTheme="minorHAnsi"/>
                <w:sz w:val="18"/>
              </w:rPr>
              <w:t>Not required</w:t>
            </w:r>
            <w:r w:rsidRPr="003A47DD">
              <w:rPr>
                <w:rFonts w:asciiTheme="minorHAnsi" w:hAnsiTheme="minorHAnsi"/>
                <w:b/>
                <w:sz w:val="18"/>
              </w:rPr>
              <w:t xml:space="preserve">   </w:t>
            </w:r>
          </w:p>
          <w:p w14:paraId="55D819B5" w14:textId="77777777" w:rsidR="002717CB" w:rsidRPr="00C73CFE" w:rsidRDefault="002717CB" w:rsidP="002717CB">
            <w:pPr>
              <w:rPr>
                <w:b/>
                <w:bCs/>
                <w:i/>
                <w:iCs/>
                <w:sz w:val="20"/>
                <w:szCs w:val="20"/>
                <w:lang w:val="es-ES"/>
              </w:rPr>
            </w:pPr>
            <w:r w:rsidRPr="00C73CFE">
              <w:rPr>
                <w:b/>
                <w:bCs/>
                <w:i/>
                <w:iCs/>
                <w:sz w:val="20"/>
                <w:szCs w:val="20"/>
                <w:lang w:val="es-ES"/>
              </w:rPr>
              <w:t xml:space="preserve">Familiarisation: </w:t>
            </w:r>
          </w:p>
          <w:p w14:paraId="5E5F103D" w14:textId="77777777" w:rsidR="002717CB" w:rsidRPr="00C73CFE" w:rsidRDefault="002717CB" w:rsidP="002717CB">
            <w:pPr>
              <w:rPr>
                <w:bCs/>
                <w:i/>
                <w:iCs/>
                <w:sz w:val="20"/>
                <w:szCs w:val="20"/>
                <w:lang w:val="es-ES"/>
              </w:rPr>
            </w:pPr>
            <w:r w:rsidRPr="00C73CFE">
              <w:rPr>
                <w:bCs/>
                <w:i/>
                <w:iCs/>
                <w:sz w:val="20"/>
                <w:szCs w:val="20"/>
                <w:lang w:val="es-ES"/>
              </w:rPr>
              <w:t>En este experimento verás imágenes en la pantalla y tendrás que nombrarlas.</w:t>
            </w:r>
            <w:r>
              <w:rPr>
                <w:bCs/>
                <w:i/>
                <w:iCs/>
                <w:sz w:val="20"/>
                <w:szCs w:val="20"/>
                <w:lang w:val="es-ES"/>
              </w:rPr>
              <w:t xml:space="preserve"> </w:t>
            </w:r>
            <w:r w:rsidRPr="00C73CFE">
              <w:rPr>
                <w:bCs/>
                <w:i/>
                <w:iCs/>
                <w:sz w:val="20"/>
                <w:szCs w:val="20"/>
                <w:lang w:val="es-ES"/>
              </w:rPr>
              <w:t>Las imágenes aparecerán de una en una y permanecerán en pantalla durante unos segundos.</w:t>
            </w:r>
            <w:r>
              <w:rPr>
                <w:bCs/>
                <w:i/>
                <w:iCs/>
                <w:sz w:val="20"/>
                <w:szCs w:val="20"/>
                <w:lang w:val="es-ES"/>
              </w:rPr>
              <w:t xml:space="preserve"> </w:t>
            </w:r>
            <w:r w:rsidRPr="00C73CFE">
              <w:rPr>
                <w:bCs/>
                <w:i/>
                <w:iCs/>
                <w:sz w:val="20"/>
                <w:szCs w:val="20"/>
                <w:lang w:val="es-ES"/>
              </w:rPr>
              <w:t>Cuando aparezca una imagen, tendrás que decir su nombre en voz alta. Después de cada imagen, verás su nombre escrito debajo. Intenta recordar este nombre durante el resto del experimento.</w:t>
            </w:r>
          </w:p>
          <w:p w14:paraId="7FFEEC0B" w14:textId="77777777" w:rsidR="002717CB" w:rsidRPr="00C73CFE" w:rsidRDefault="002717CB" w:rsidP="002717CB">
            <w:pPr>
              <w:rPr>
                <w:bCs/>
                <w:i/>
                <w:iCs/>
                <w:sz w:val="20"/>
                <w:szCs w:val="20"/>
                <w:lang w:val="es-ES"/>
              </w:rPr>
            </w:pPr>
            <w:r w:rsidRPr="00C73CFE">
              <w:rPr>
                <w:bCs/>
                <w:i/>
                <w:iCs/>
                <w:sz w:val="20"/>
                <w:szCs w:val="20"/>
                <w:lang w:val="es-ES"/>
              </w:rPr>
              <w:t>Pulsa ESPACIO para empezar.</w:t>
            </w:r>
          </w:p>
          <w:p w14:paraId="71B253CF" w14:textId="77777777" w:rsidR="002717CB" w:rsidRPr="00C73CFE" w:rsidRDefault="002717CB" w:rsidP="002717CB">
            <w:pPr>
              <w:spacing w:after="0"/>
              <w:rPr>
                <w:b/>
                <w:bCs/>
                <w:i/>
                <w:iCs/>
                <w:sz w:val="20"/>
                <w:szCs w:val="20"/>
                <w:lang w:val="es-ES"/>
              </w:rPr>
            </w:pPr>
          </w:p>
          <w:p w14:paraId="6146291A" w14:textId="77777777" w:rsidR="002717CB" w:rsidRPr="00C73CFE" w:rsidRDefault="002717CB" w:rsidP="002717CB">
            <w:pPr>
              <w:rPr>
                <w:b/>
                <w:bCs/>
                <w:i/>
                <w:iCs/>
                <w:sz w:val="20"/>
                <w:szCs w:val="20"/>
                <w:lang w:val="es-ES"/>
              </w:rPr>
            </w:pPr>
            <w:r w:rsidRPr="00C73CFE">
              <w:rPr>
                <w:b/>
                <w:bCs/>
                <w:i/>
                <w:iCs/>
                <w:sz w:val="20"/>
                <w:szCs w:val="20"/>
                <w:lang w:val="es-ES"/>
              </w:rPr>
              <w:t xml:space="preserve">General </w:t>
            </w:r>
            <w:proofErr w:type="spellStart"/>
            <w:r w:rsidRPr="00C73CFE">
              <w:rPr>
                <w:b/>
                <w:bCs/>
                <w:i/>
                <w:iCs/>
                <w:sz w:val="20"/>
                <w:szCs w:val="20"/>
                <w:lang w:val="es-ES"/>
              </w:rPr>
              <w:t>Instructions</w:t>
            </w:r>
            <w:proofErr w:type="spellEnd"/>
            <w:r w:rsidRPr="00C73CFE">
              <w:rPr>
                <w:b/>
                <w:bCs/>
                <w:i/>
                <w:iCs/>
                <w:sz w:val="20"/>
                <w:szCs w:val="20"/>
                <w:lang w:val="es-ES"/>
              </w:rPr>
              <w:t>:</w:t>
            </w:r>
          </w:p>
          <w:p w14:paraId="5BA3C2DB" w14:textId="77777777" w:rsidR="002717CB" w:rsidRPr="00C73CFE" w:rsidRDefault="002717CB" w:rsidP="002717CB">
            <w:pPr>
              <w:rPr>
                <w:i/>
                <w:iCs/>
                <w:sz w:val="20"/>
                <w:szCs w:val="20"/>
                <w:u w:val="single"/>
                <w:lang w:val="es-ES"/>
              </w:rPr>
            </w:pPr>
            <w:proofErr w:type="spellStart"/>
            <w:r w:rsidRPr="00C73CFE">
              <w:rPr>
                <w:i/>
                <w:iCs/>
                <w:sz w:val="20"/>
                <w:szCs w:val="20"/>
                <w:u w:val="single"/>
                <w:lang w:val="es-ES"/>
              </w:rPr>
              <w:t>Screen</w:t>
            </w:r>
            <w:proofErr w:type="spellEnd"/>
            <w:r w:rsidRPr="00C73CFE">
              <w:rPr>
                <w:i/>
                <w:iCs/>
                <w:sz w:val="20"/>
                <w:szCs w:val="20"/>
                <w:u w:val="single"/>
                <w:lang w:val="es-ES"/>
              </w:rPr>
              <w:t xml:space="preserve"> 1:</w:t>
            </w:r>
          </w:p>
          <w:p w14:paraId="3477216D" w14:textId="77777777" w:rsidR="002717CB" w:rsidRPr="00C73CFE" w:rsidRDefault="002717CB" w:rsidP="002717CB">
            <w:pPr>
              <w:rPr>
                <w:bCs/>
                <w:i/>
                <w:iCs/>
                <w:sz w:val="20"/>
                <w:szCs w:val="20"/>
                <w:lang w:val="es-ES"/>
              </w:rPr>
            </w:pPr>
            <w:r w:rsidRPr="00C73CFE">
              <w:rPr>
                <w:bCs/>
                <w:i/>
                <w:iCs/>
                <w:sz w:val="20"/>
                <w:szCs w:val="20"/>
                <w:lang w:val="es-ES"/>
              </w:rPr>
              <w:t xml:space="preserve">En este experimento verás imágenes en la pantalla y tendrás que nombrarlas. Tendrás que nombrar cada imagen diciendo su nombre en voz alta o escribiéndolo. Un rectángulo de color alrededor de cada imagen te indicará si tienes que decirla en voz alta o teclearla. </w:t>
            </w:r>
          </w:p>
          <w:p w14:paraId="594A3294" w14:textId="77777777" w:rsidR="002717CB" w:rsidRPr="00C73CFE" w:rsidRDefault="002717CB" w:rsidP="002717CB">
            <w:pPr>
              <w:rPr>
                <w:bCs/>
                <w:i/>
                <w:iCs/>
                <w:sz w:val="20"/>
                <w:szCs w:val="20"/>
                <w:lang w:val="es-ES"/>
              </w:rPr>
            </w:pPr>
            <w:r w:rsidRPr="00C73CFE">
              <w:rPr>
                <w:bCs/>
                <w:i/>
                <w:iCs/>
                <w:sz w:val="20"/>
                <w:szCs w:val="20"/>
                <w:lang w:val="es-ES"/>
              </w:rPr>
              <w:t xml:space="preserve">Si el rectángulo es </w:t>
            </w:r>
            <w:r w:rsidRPr="00C73CFE">
              <w:rPr>
                <w:b/>
                <w:bCs/>
                <w:i/>
                <w:iCs/>
                <w:color w:val="4472C4"/>
                <w:sz w:val="20"/>
                <w:szCs w:val="20"/>
                <w:lang w:val="es-ES"/>
              </w:rPr>
              <w:t>azul</w:t>
            </w:r>
            <w:r w:rsidRPr="00C73CFE">
              <w:rPr>
                <w:bCs/>
                <w:i/>
                <w:iCs/>
                <w:sz w:val="20"/>
                <w:szCs w:val="20"/>
                <w:lang w:val="es-ES"/>
              </w:rPr>
              <w:t xml:space="preserve">, tendrás que </w:t>
            </w:r>
            <w:r w:rsidRPr="00C73CFE">
              <w:rPr>
                <w:b/>
                <w:bCs/>
                <w:i/>
                <w:iCs/>
                <w:sz w:val="20"/>
                <w:szCs w:val="20"/>
                <w:lang w:val="es-ES"/>
              </w:rPr>
              <w:t>escribirlo</w:t>
            </w:r>
            <w:r w:rsidRPr="00C73CFE">
              <w:rPr>
                <w:bCs/>
                <w:i/>
                <w:iCs/>
                <w:sz w:val="20"/>
                <w:szCs w:val="20"/>
                <w:lang w:val="es-ES"/>
              </w:rPr>
              <w:t xml:space="preserve"> con el teclado. Si el rectángulo es </w:t>
            </w:r>
            <w:r w:rsidRPr="00C73CFE">
              <w:rPr>
                <w:b/>
                <w:bCs/>
                <w:i/>
                <w:iCs/>
                <w:color w:val="FFC000"/>
                <w:sz w:val="20"/>
                <w:szCs w:val="20"/>
                <w:lang w:val="es-ES"/>
              </w:rPr>
              <w:t>amarillo</w:t>
            </w:r>
            <w:r w:rsidRPr="00C73CFE">
              <w:rPr>
                <w:bCs/>
                <w:i/>
                <w:iCs/>
                <w:sz w:val="20"/>
                <w:szCs w:val="20"/>
                <w:lang w:val="es-ES"/>
              </w:rPr>
              <w:t xml:space="preserve">, tendrás que </w:t>
            </w:r>
            <w:r w:rsidRPr="00C73CFE">
              <w:rPr>
                <w:b/>
                <w:bCs/>
                <w:i/>
                <w:iCs/>
                <w:sz w:val="20"/>
                <w:szCs w:val="20"/>
                <w:lang w:val="es-ES"/>
              </w:rPr>
              <w:t>decirlo en voz alta</w:t>
            </w:r>
            <w:r w:rsidRPr="00C73CFE">
              <w:rPr>
                <w:bCs/>
                <w:i/>
                <w:iCs/>
                <w:sz w:val="20"/>
                <w:szCs w:val="20"/>
                <w:lang w:val="es-ES"/>
              </w:rPr>
              <w:t xml:space="preserve">. </w:t>
            </w:r>
          </w:p>
          <w:p w14:paraId="0E834BC2" w14:textId="77777777" w:rsidR="002717CB" w:rsidRPr="00C73CFE" w:rsidRDefault="002717CB" w:rsidP="002717CB">
            <w:pPr>
              <w:rPr>
                <w:bCs/>
                <w:i/>
                <w:iCs/>
                <w:sz w:val="20"/>
                <w:szCs w:val="20"/>
                <w:lang w:val="es-ES"/>
              </w:rPr>
            </w:pPr>
            <w:r w:rsidRPr="00C73CFE">
              <w:rPr>
                <w:bCs/>
                <w:i/>
                <w:iCs/>
                <w:sz w:val="20"/>
                <w:szCs w:val="20"/>
                <w:lang w:val="es-ES"/>
              </w:rPr>
              <w:t xml:space="preserve">Deberás nombrar las imágenes lo más rápido y con la mayor precisión posible. Las imágenes solo permanecerán en la pantalla durante unos instantes. </w:t>
            </w:r>
          </w:p>
          <w:p w14:paraId="5DFE0BD8" w14:textId="77777777" w:rsidR="002717CB" w:rsidRPr="00C73CFE" w:rsidRDefault="002717CB" w:rsidP="002717CB">
            <w:pPr>
              <w:rPr>
                <w:bCs/>
                <w:i/>
                <w:iCs/>
                <w:sz w:val="20"/>
                <w:szCs w:val="20"/>
                <w:lang w:val="es-ES"/>
              </w:rPr>
            </w:pPr>
            <w:r w:rsidRPr="00C73CFE">
              <w:rPr>
                <w:bCs/>
                <w:i/>
                <w:iCs/>
                <w:sz w:val="20"/>
                <w:szCs w:val="20"/>
                <w:lang w:val="es-ES"/>
              </w:rPr>
              <w:t>Pulsa la BARRA ESPACIADORA para continuar.</w:t>
            </w:r>
          </w:p>
          <w:p w14:paraId="76194A69" w14:textId="77777777" w:rsidR="002717CB" w:rsidRPr="00FB4BD7" w:rsidRDefault="002717CB" w:rsidP="002717CB">
            <w:pPr>
              <w:spacing w:after="0"/>
              <w:rPr>
                <w:bCs/>
                <w:lang w:val="es-ES"/>
              </w:rPr>
            </w:pPr>
          </w:p>
          <w:p w14:paraId="4348A265" w14:textId="77777777" w:rsidR="002717CB" w:rsidRPr="00C73CFE" w:rsidRDefault="002717CB" w:rsidP="002717CB">
            <w:pPr>
              <w:rPr>
                <w:bCs/>
                <w:i/>
                <w:iCs/>
                <w:sz w:val="20"/>
                <w:szCs w:val="20"/>
                <w:u w:val="single"/>
                <w:lang w:val="es-ES"/>
              </w:rPr>
            </w:pPr>
            <w:proofErr w:type="spellStart"/>
            <w:r w:rsidRPr="00C73CFE">
              <w:rPr>
                <w:bCs/>
                <w:i/>
                <w:iCs/>
                <w:sz w:val="20"/>
                <w:szCs w:val="20"/>
                <w:u w:val="single"/>
                <w:lang w:val="es-ES"/>
              </w:rPr>
              <w:t>Screen</w:t>
            </w:r>
            <w:proofErr w:type="spellEnd"/>
            <w:r w:rsidRPr="00C73CFE">
              <w:rPr>
                <w:bCs/>
                <w:i/>
                <w:iCs/>
                <w:sz w:val="20"/>
                <w:szCs w:val="20"/>
                <w:u w:val="single"/>
                <w:lang w:val="es-ES"/>
              </w:rPr>
              <w:t xml:space="preserve"> 2:</w:t>
            </w:r>
          </w:p>
          <w:p w14:paraId="548AC718" w14:textId="77777777" w:rsidR="002717CB" w:rsidRPr="00C73CFE" w:rsidRDefault="002717CB" w:rsidP="002717CB">
            <w:pPr>
              <w:rPr>
                <w:bCs/>
                <w:i/>
                <w:iCs/>
                <w:sz w:val="20"/>
                <w:szCs w:val="20"/>
                <w:lang w:val="es-ES"/>
              </w:rPr>
            </w:pPr>
            <w:r w:rsidRPr="00C73CFE">
              <w:rPr>
                <w:bCs/>
                <w:i/>
                <w:iCs/>
                <w:sz w:val="20"/>
                <w:szCs w:val="20"/>
                <w:lang w:val="es-ES"/>
              </w:rPr>
              <w:t>Algunas instrucciones más</w:t>
            </w:r>
            <w:r>
              <w:rPr>
                <w:bCs/>
                <w:i/>
                <w:iCs/>
                <w:sz w:val="20"/>
                <w:szCs w:val="20"/>
                <w:lang w:val="es-ES"/>
              </w:rPr>
              <w:t>.</w:t>
            </w:r>
          </w:p>
          <w:p w14:paraId="6B04CBB8" w14:textId="77777777" w:rsidR="002717CB" w:rsidRPr="00C73CFE" w:rsidRDefault="002717CB" w:rsidP="002717CB">
            <w:pPr>
              <w:rPr>
                <w:bCs/>
                <w:i/>
                <w:iCs/>
                <w:sz w:val="20"/>
                <w:szCs w:val="20"/>
                <w:lang w:val="es-ES"/>
              </w:rPr>
            </w:pPr>
            <w:r w:rsidRPr="00C73CFE">
              <w:rPr>
                <w:bCs/>
                <w:i/>
                <w:iCs/>
                <w:sz w:val="20"/>
                <w:szCs w:val="20"/>
                <w:lang w:val="es-ES"/>
              </w:rPr>
              <w:t>Cuando hables, asegúrate de decir una sola palabra, con voz clara.</w:t>
            </w:r>
            <w:r>
              <w:rPr>
                <w:bCs/>
                <w:i/>
                <w:iCs/>
                <w:sz w:val="20"/>
                <w:szCs w:val="20"/>
                <w:lang w:val="es-ES"/>
              </w:rPr>
              <w:t xml:space="preserve"> </w:t>
            </w:r>
            <w:r w:rsidRPr="00C73CFE">
              <w:rPr>
                <w:bCs/>
                <w:i/>
                <w:iCs/>
                <w:sz w:val="20"/>
                <w:szCs w:val="20"/>
                <w:lang w:val="es-ES"/>
              </w:rPr>
              <w:t>Intenta mantener las manos sobre el teclado durante toda la sesión. Y, por favor, ¡no hables mientras escribes!</w:t>
            </w:r>
          </w:p>
          <w:p w14:paraId="3208302E" w14:textId="77777777" w:rsidR="002717CB" w:rsidRPr="00C73CFE" w:rsidRDefault="002717CB" w:rsidP="002717CB">
            <w:pPr>
              <w:rPr>
                <w:bCs/>
                <w:i/>
                <w:iCs/>
                <w:sz w:val="20"/>
                <w:szCs w:val="20"/>
                <w:lang w:val="es-ES"/>
              </w:rPr>
            </w:pPr>
            <w:r w:rsidRPr="00C73CFE">
              <w:rPr>
                <w:bCs/>
                <w:i/>
                <w:iCs/>
                <w:sz w:val="20"/>
                <w:szCs w:val="20"/>
                <w:lang w:val="es-ES"/>
              </w:rPr>
              <w:t>Pulsa la BARRA ESPACIADORA para continuar.</w:t>
            </w:r>
          </w:p>
          <w:p w14:paraId="7F2D228F" w14:textId="77777777" w:rsidR="002717CB" w:rsidRPr="00C73CFE" w:rsidRDefault="002717CB" w:rsidP="002717CB">
            <w:pPr>
              <w:spacing w:after="0"/>
              <w:rPr>
                <w:bCs/>
                <w:i/>
                <w:iCs/>
                <w:sz w:val="20"/>
                <w:szCs w:val="20"/>
                <w:lang w:val="es-ES"/>
              </w:rPr>
            </w:pPr>
          </w:p>
          <w:p w14:paraId="0193BD97" w14:textId="77777777" w:rsidR="002717CB" w:rsidRPr="00C73CFE" w:rsidRDefault="002717CB" w:rsidP="002717CB">
            <w:pPr>
              <w:rPr>
                <w:bCs/>
                <w:i/>
                <w:iCs/>
                <w:sz w:val="20"/>
                <w:szCs w:val="20"/>
                <w:u w:val="single"/>
                <w:lang w:val="es-ES"/>
              </w:rPr>
            </w:pPr>
            <w:proofErr w:type="spellStart"/>
            <w:r w:rsidRPr="00C73CFE">
              <w:rPr>
                <w:bCs/>
                <w:i/>
                <w:iCs/>
                <w:sz w:val="20"/>
                <w:szCs w:val="20"/>
                <w:u w:val="single"/>
                <w:lang w:val="es-ES"/>
              </w:rPr>
              <w:t>Screen</w:t>
            </w:r>
            <w:proofErr w:type="spellEnd"/>
            <w:r w:rsidRPr="00C73CFE">
              <w:rPr>
                <w:bCs/>
                <w:i/>
                <w:iCs/>
                <w:sz w:val="20"/>
                <w:szCs w:val="20"/>
                <w:u w:val="single"/>
                <w:lang w:val="es-ES"/>
              </w:rPr>
              <w:t xml:space="preserve"> 3: </w:t>
            </w:r>
          </w:p>
          <w:p w14:paraId="1BDD043A" w14:textId="77777777" w:rsidR="002717CB" w:rsidRPr="00F046D6" w:rsidRDefault="002717CB" w:rsidP="002717CB">
            <w:pPr>
              <w:rPr>
                <w:bCs/>
                <w:i/>
                <w:iCs/>
                <w:sz w:val="20"/>
                <w:szCs w:val="20"/>
                <w:lang w:val="es-ES"/>
              </w:rPr>
            </w:pPr>
            <w:r w:rsidRPr="00F046D6">
              <w:rPr>
                <w:bCs/>
                <w:i/>
                <w:iCs/>
                <w:sz w:val="20"/>
                <w:szCs w:val="20"/>
                <w:lang w:val="es-ES"/>
              </w:rPr>
              <w:t>Practiquemos antes de empezar.</w:t>
            </w:r>
          </w:p>
          <w:p w14:paraId="08F7EBA8" w14:textId="77777777" w:rsidR="002717CB" w:rsidRPr="00F046D6" w:rsidRDefault="002717CB" w:rsidP="002717CB">
            <w:pPr>
              <w:rPr>
                <w:bCs/>
                <w:i/>
                <w:iCs/>
                <w:sz w:val="20"/>
                <w:szCs w:val="20"/>
                <w:lang w:val="es-ES"/>
              </w:rPr>
            </w:pPr>
            <w:r w:rsidRPr="00F046D6">
              <w:rPr>
                <w:bCs/>
                <w:i/>
                <w:iCs/>
                <w:sz w:val="20"/>
                <w:szCs w:val="20"/>
                <w:lang w:val="es-ES"/>
              </w:rPr>
              <w:t>Pulsa la BARRA ESPACIADORA para continuar.</w:t>
            </w:r>
          </w:p>
          <w:p w14:paraId="2A184F0E" w14:textId="77777777" w:rsidR="002717CB" w:rsidRDefault="002717CB" w:rsidP="002717CB">
            <w:pPr>
              <w:spacing w:after="0"/>
              <w:rPr>
                <w:bCs/>
                <w:lang w:val="es-ES"/>
              </w:rPr>
            </w:pPr>
          </w:p>
          <w:p w14:paraId="019DA511" w14:textId="77777777" w:rsidR="002717CB" w:rsidRPr="00AE6EC9" w:rsidRDefault="002717CB" w:rsidP="002717CB">
            <w:pPr>
              <w:rPr>
                <w:b/>
                <w:i/>
                <w:sz w:val="20"/>
                <w:szCs w:val="20"/>
                <w:lang w:val="es-ES"/>
              </w:rPr>
            </w:pPr>
            <w:proofErr w:type="spellStart"/>
            <w:r w:rsidRPr="00AE6EC9">
              <w:rPr>
                <w:b/>
                <w:i/>
                <w:sz w:val="20"/>
                <w:szCs w:val="20"/>
                <w:lang w:val="es-ES"/>
              </w:rPr>
              <w:t>Practice</w:t>
            </w:r>
            <w:proofErr w:type="spellEnd"/>
            <w:r w:rsidRPr="00AE6EC9">
              <w:rPr>
                <w:b/>
                <w:i/>
                <w:sz w:val="20"/>
                <w:szCs w:val="20"/>
                <w:lang w:val="es-ES"/>
              </w:rPr>
              <w:t xml:space="preserve"> colour-cue </w:t>
            </w:r>
            <w:proofErr w:type="spellStart"/>
            <w:r w:rsidRPr="00AE6EC9">
              <w:rPr>
                <w:b/>
                <w:i/>
                <w:sz w:val="20"/>
                <w:szCs w:val="20"/>
                <w:lang w:val="es-ES"/>
              </w:rPr>
              <w:t>feedback</w:t>
            </w:r>
            <w:proofErr w:type="spellEnd"/>
            <w:r w:rsidRPr="00AE6EC9">
              <w:rPr>
                <w:b/>
                <w:i/>
                <w:sz w:val="20"/>
                <w:szCs w:val="20"/>
                <w:lang w:val="es-ES"/>
              </w:rPr>
              <w:t>:</w:t>
            </w:r>
          </w:p>
          <w:p w14:paraId="17D23842" w14:textId="77777777" w:rsidR="002717CB" w:rsidRPr="00AE6EC9" w:rsidRDefault="002717CB" w:rsidP="002717CB">
            <w:pPr>
              <w:rPr>
                <w:i/>
                <w:iCs/>
                <w:sz w:val="20"/>
                <w:szCs w:val="20"/>
                <w:lang w:val="es-ES"/>
              </w:rPr>
            </w:pPr>
            <w:r w:rsidRPr="00AE6EC9">
              <w:rPr>
                <w:i/>
                <w:iCs/>
                <w:sz w:val="20"/>
                <w:szCs w:val="20"/>
                <w:lang w:val="es-ES"/>
              </w:rPr>
              <w:t xml:space="preserve">Si el rectángulo es </w:t>
            </w:r>
            <w:r w:rsidRPr="00AE6EC9">
              <w:rPr>
                <w:b/>
                <w:bCs/>
                <w:i/>
                <w:iCs/>
                <w:color w:val="4472C4"/>
                <w:sz w:val="20"/>
                <w:szCs w:val="20"/>
                <w:lang w:val="es-ES"/>
              </w:rPr>
              <w:t>azul</w:t>
            </w:r>
            <w:r w:rsidRPr="00AE6EC9">
              <w:rPr>
                <w:i/>
                <w:iCs/>
                <w:sz w:val="20"/>
                <w:szCs w:val="20"/>
                <w:lang w:val="es-ES"/>
              </w:rPr>
              <w:t xml:space="preserve">, deberás </w:t>
            </w:r>
            <w:r w:rsidRPr="00AE6EC9">
              <w:rPr>
                <w:b/>
                <w:i/>
                <w:iCs/>
                <w:sz w:val="20"/>
                <w:szCs w:val="20"/>
                <w:lang w:val="es-ES"/>
              </w:rPr>
              <w:t>teclear</w:t>
            </w:r>
            <w:r w:rsidRPr="00AE6EC9">
              <w:rPr>
                <w:i/>
                <w:iCs/>
                <w:sz w:val="20"/>
                <w:szCs w:val="20"/>
                <w:lang w:val="es-ES"/>
              </w:rPr>
              <w:t xml:space="preserve"> el nombre de la imagen.</w:t>
            </w:r>
            <w:r>
              <w:rPr>
                <w:i/>
                <w:iCs/>
                <w:sz w:val="20"/>
                <w:szCs w:val="20"/>
                <w:lang w:val="es-ES"/>
              </w:rPr>
              <w:t xml:space="preserve"> </w:t>
            </w:r>
            <w:r w:rsidRPr="00AE6EC9">
              <w:rPr>
                <w:i/>
                <w:iCs/>
                <w:sz w:val="20"/>
                <w:szCs w:val="20"/>
                <w:lang w:val="es-ES"/>
              </w:rPr>
              <w:t>La palabra TECLEA aparecerá encima de la imagen.</w:t>
            </w:r>
          </w:p>
          <w:p w14:paraId="76C50B36" w14:textId="77777777" w:rsidR="002717CB" w:rsidRPr="00AE6EC9" w:rsidRDefault="002717CB" w:rsidP="002717CB">
            <w:pPr>
              <w:rPr>
                <w:i/>
                <w:iCs/>
                <w:sz w:val="20"/>
                <w:szCs w:val="20"/>
                <w:lang w:val="es-ES"/>
              </w:rPr>
            </w:pPr>
            <w:r w:rsidRPr="00AE6EC9">
              <w:rPr>
                <w:i/>
                <w:iCs/>
                <w:sz w:val="20"/>
                <w:szCs w:val="20"/>
                <w:lang w:val="es-ES"/>
              </w:rPr>
              <w:lastRenderedPageBreak/>
              <w:t xml:space="preserve">Si el rectángulo es </w:t>
            </w:r>
            <w:r w:rsidRPr="00AE6EC9">
              <w:rPr>
                <w:b/>
                <w:bCs/>
                <w:i/>
                <w:iCs/>
                <w:color w:val="FFC000"/>
                <w:sz w:val="20"/>
                <w:szCs w:val="20"/>
                <w:lang w:val="es-ES"/>
              </w:rPr>
              <w:t>amarillo</w:t>
            </w:r>
            <w:r w:rsidRPr="00AE6EC9">
              <w:rPr>
                <w:i/>
                <w:iCs/>
                <w:sz w:val="20"/>
                <w:szCs w:val="20"/>
                <w:lang w:val="es-ES"/>
              </w:rPr>
              <w:t xml:space="preserve">, tendrás que </w:t>
            </w:r>
            <w:r w:rsidRPr="00AE6EC9">
              <w:rPr>
                <w:b/>
                <w:i/>
                <w:iCs/>
                <w:sz w:val="20"/>
                <w:szCs w:val="20"/>
                <w:lang w:val="es-ES"/>
              </w:rPr>
              <w:t>decir en voz alta</w:t>
            </w:r>
            <w:r w:rsidRPr="00AE6EC9">
              <w:rPr>
                <w:i/>
                <w:iCs/>
                <w:sz w:val="20"/>
                <w:szCs w:val="20"/>
                <w:lang w:val="es-ES"/>
              </w:rPr>
              <w:t xml:space="preserve"> el nombre de la imagen. La palabra HABLA aparecerá encima de la imagen. </w:t>
            </w:r>
          </w:p>
          <w:p w14:paraId="004C1267" w14:textId="77777777" w:rsidR="002717CB" w:rsidRPr="00AE6EC9" w:rsidRDefault="002717CB" w:rsidP="002717CB">
            <w:pPr>
              <w:rPr>
                <w:i/>
                <w:iCs/>
                <w:sz w:val="20"/>
                <w:szCs w:val="20"/>
                <w:lang w:val="es-ES"/>
              </w:rPr>
            </w:pPr>
            <w:r w:rsidRPr="00AE6EC9">
              <w:rPr>
                <w:i/>
                <w:iCs/>
                <w:sz w:val="20"/>
                <w:szCs w:val="20"/>
                <w:lang w:val="es-ES"/>
              </w:rPr>
              <w:t>Pulsa la BARRA ESPACIADORA para empezar.</w:t>
            </w:r>
          </w:p>
          <w:p w14:paraId="016AAF98" w14:textId="77777777" w:rsidR="002717CB" w:rsidRDefault="002717CB" w:rsidP="002717CB">
            <w:pPr>
              <w:spacing w:after="0"/>
              <w:rPr>
                <w:bCs/>
                <w:lang w:val="es-ES"/>
              </w:rPr>
            </w:pPr>
          </w:p>
          <w:p w14:paraId="74DF1A35" w14:textId="77777777" w:rsidR="002717CB" w:rsidRPr="00C73CFE" w:rsidRDefault="002717CB" w:rsidP="002717CB">
            <w:pPr>
              <w:rPr>
                <w:b/>
                <w:i/>
                <w:sz w:val="20"/>
                <w:szCs w:val="20"/>
              </w:rPr>
            </w:pPr>
            <w:r w:rsidRPr="00C73CFE">
              <w:rPr>
                <w:b/>
                <w:i/>
                <w:sz w:val="20"/>
                <w:szCs w:val="20"/>
              </w:rPr>
              <w:t xml:space="preserve">Practice </w:t>
            </w:r>
            <w:r>
              <w:rPr>
                <w:b/>
                <w:i/>
                <w:sz w:val="20"/>
                <w:szCs w:val="20"/>
              </w:rPr>
              <w:t>without colour-cue feedback</w:t>
            </w:r>
            <w:r w:rsidRPr="00C73CFE">
              <w:rPr>
                <w:b/>
                <w:i/>
                <w:sz w:val="20"/>
                <w:szCs w:val="20"/>
              </w:rPr>
              <w:t>:</w:t>
            </w:r>
          </w:p>
          <w:p w14:paraId="2DFD501D" w14:textId="77777777" w:rsidR="002717CB" w:rsidRPr="00280AC4" w:rsidRDefault="002717CB" w:rsidP="002717CB">
            <w:pPr>
              <w:rPr>
                <w:i/>
                <w:iCs/>
                <w:sz w:val="20"/>
                <w:szCs w:val="20"/>
                <w:lang w:val="es-ES"/>
              </w:rPr>
            </w:pPr>
            <w:r w:rsidRPr="00280AC4">
              <w:rPr>
                <w:i/>
                <w:iCs/>
                <w:sz w:val="20"/>
                <w:szCs w:val="20"/>
                <w:lang w:val="es-ES"/>
              </w:rPr>
              <w:t>¡Vamos a practicar un poco más ante de empezar!</w:t>
            </w:r>
          </w:p>
          <w:p w14:paraId="69F73423" w14:textId="77777777" w:rsidR="002717CB" w:rsidRPr="00280AC4" w:rsidRDefault="002717CB" w:rsidP="002717CB">
            <w:pPr>
              <w:rPr>
                <w:i/>
                <w:iCs/>
                <w:sz w:val="20"/>
                <w:szCs w:val="20"/>
                <w:lang w:val="es-ES"/>
              </w:rPr>
            </w:pPr>
            <w:r w:rsidRPr="00280AC4">
              <w:rPr>
                <w:i/>
                <w:iCs/>
                <w:sz w:val="20"/>
                <w:szCs w:val="20"/>
                <w:lang w:val="es-ES"/>
              </w:rPr>
              <w:t>Recuerda:</w:t>
            </w:r>
          </w:p>
          <w:p w14:paraId="4B98071E" w14:textId="77777777" w:rsidR="002717CB" w:rsidRPr="00280AC4" w:rsidRDefault="002717CB" w:rsidP="002717CB">
            <w:pPr>
              <w:rPr>
                <w:i/>
                <w:iCs/>
                <w:sz w:val="20"/>
                <w:szCs w:val="20"/>
                <w:lang w:val="es-ES"/>
              </w:rPr>
            </w:pPr>
            <w:r w:rsidRPr="00280AC4">
              <w:rPr>
                <w:i/>
                <w:iCs/>
                <w:sz w:val="20"/>
                <w:szCs w:val="20"/>
                <w:lang w:val="es-ES"/>
              </w:rPr>
              <w:t xml:space="preserve">Si el rectángulo es </w:t>
            </w:r>
            <w:r w:rsidRPr="00280AC4">
              <w:rPr>
                <w:b/>
                <w:bCs/>
                <w:i/>
                <w:iCs/>
                <w:color w:val="4472C4"/>
                <w:sz w:val="20"/>
                <w:szCs w:val="20"/>
                <w:lang w:val="es-ES"/>
              </w:rPr>
              <w:t>azul</w:t>
            </w:r>
            <w:r w:rsidRPr="00280AC4">
              <w:rPr>
                <w:i/>
                <w:iCs/>
                <w:sz w:val="20"/>
                <w:szCs w:val="20"/>
                <w:lang w:val="es-ES"/>
              </w:rPr>
              <w:t xml:space="preserve">, deberás </w:t>
            </w:r>
            <w:r w:rsidRPr="00280AC4">
              <w:rPr>
                <w:b/>
                <w:i/>
                <w:iCs/>
                <w:sz w:val="20"/>
                <w:szCs w:val="20"/>
                <w:lang w:val="es-ES"/>
              </w:rPr>
              <w:t xml:space="preserve">teclear </w:t>
            </w:r>
            <w:r w:rsidRPr="00280AC4">
              <w:rPr>
                <w:i/>
                <w:iCs/>
                <w:sz w:val="20"/>
                <w:szCs w:val="20"/>
                <w:lang w:val="es-ES"/>
              </w:rPr>
              <w:t xml:space="preserve">el nombre de la imagen. Si el rectángulo es </w:t>
            </w:r>
            <w:r w:rsidRPr="00280AC4">
              <w:rPr>
                <w:b/>
                <w:bCs/>
                <w:i/>
                <w:iCs/>
                <w:color w:val="FFC000"/>
                <w:sz w:val="20"/>
                <w:szCs w:val="20"/>
                <w:lang w:val="es-ES"/>
              </w:rPr>
              <w:t>amarillo</w:t>
            </w:r>
            <w:r w:rsidRPr="00280AC4">
              <w:rPr>
                <w:i/>
                <w:iCs/>
                <w:sz w:val="20"/>
                <w:szCs w:val="20"/>
                <w:lang w:val="es-ES"/>
              </w:rPr>
              <w:t xml:space="preserve">, deberás repetir </w:t>
            </w:r>
            <w:r w:rsidRPr="00280AC4">
              <w:rPr>
                <w:b/>
                <w:i/>
                <w:iCs/>
                <w:sz w:val="20"/>
                <w:szCs w:val="20"/>
                <w:lang w:val="es-ES"/>
              </w:rPr>
              <w:t>en voz alta</w:t>
            </w:r>
            <w:r w:rsidRPr="00280AC4">
              <w:rPr>
                <w:i/>
                <w:iCs/>
                <w:sz w:val="20"/>
                <w:szCs w:val="20"/>
                <w:lang w:val="es-ES"/>
              </w:rPr>
              <w:t xml:space="preserve"> el nombre de la imagen. En esta ocasión, no verás las palabras TECLEA o HABLA y solo deberás utilizar los colores. </w:t>
            </w:r>
          </w:p>
          <w:p w14:paraId="2255F306" w14:textId="77777777" w:rsidR="002717CB" w:rsidRPr="00280AC4" w:rsidRDefault="002717CB" w:rsidP="002717CB">
            <w:pPr>
              <w:rPr>
                <w:bCs/>
                <w:i/>
                <w:iCs/>
                <w:sz w:val="20"/>
                <w:szCs w:val="20"/>
                <w:lang w:val="es-ES"/>
              </w:rPr>
            </w:pPr>
            <w:r w:rsidRPr="00280AC4">
              <w:rPr>
                <w:bCs/>
                <w:i/>
                <w:iCs/>
                <w:sz w:val="20"/>
                <w:szCs w:val="20"/>
                <w:lang w:val="es-ES"/>
              </w:rPr>
              <w:t>Pulsa la BARRA ESPACIADORA para continuar.</w:t>
            </w:r>
          </w:p>
          <w:p w14:paraId="565900F3" w14:textId="77777777" w:rsidR="002717CB" w:rsidRPr="00B513DB" w:rsidRDefault="002717CB" w:rsidP="002717CB">
            <w:pPr>
              <w:spacing w:after="0"/>
              <w:rPr>
                <w:lang w:val="es-ES"/>
              </w:rPr>
            </w:pPr>
          </w:p>
          <w:p w14:paraId="2F8646F7" w14:textId="77777777" w:rsidR="002717CB" w:rsidRPr="00280AC4" w:rsidRDefault="002717CB" w:rsidP="002717CB">
            <w:pPr>
              <w:rPr>
                <w:b/>
                <w:i/>
                <w:sz w:val="20"/>
                <w:szCs w:val="20"/>
                <w:lang w:val="es-ES"/>
              </w:rPr>
            </w:pPr>
            <w:r w:rsidRPr="00280AC4">
              <w:rPr>
                <w:b/>
                <w:i/>
                <w:sz w:val="20"/>
                <w:szCs w:val="20"/>
                <w:lang w:val="es-ES"/>
              </w:rPr>
              <w:t xml:space="preserve">Experimental </w:t>
            </w:r>
            <w:proofErr w:type="spellStart"/>
            <w:r w:rsidRPr="00280AC4">
              <w:rPr>
                <w:b/>
                <w:i/>
                <w:sz w:val="20"/>
                <w:szCs w:val="20"/>
                <w:lang w:val="es-ES"/>
              </w:rPr>
              <w:t>task</w:t>
            </w:r>
            <w:proofErr w:type="spellEnd"/>
            <w:r w:rsidRPr="00280AC4">
              <w:rPr>
                <w:b/>
                <w:i/>
                <w:sz w:val="20"/>
                <w:szCs w:val="20"/>
                <w:lang w:val="es-ES"/>
              </w:rPr>
              <w:t>:</w:t>
            </w:r>
          </w:p>
          <w:p w14:paraId="4D5D3FA8" w14:textId="77777777" w:rsidR="002717CB" w:rsidRPr="00280AC4" w:rsidRDefault="002717CB" w:rsidP="002717CB">
            <w:pPr>
              <w:rPr>
                <w:i/>
                <w:iCs/>
                <w:sz w:val="20"/>
                <w:szCs w:val="20"/>
                <w:u w:val="single"/>
                <w:lang w:val="es-ES"/>
              </w:rPr>
            </w:pPr>
            <w:proofErr w:type="spellStart"/>
            <w:r w:rsidRPr="00280AC4">
              <w:rPr>
                <w:i/>
                <w:iCs/>
                <w:sz w:val="20"/>
                <w:szCs w:val="20"/>
                <w:u w:val="single"/>
                <w:lang w:val="es-ES"/>
              </w:rPr>
              <w:t>Screen</w:t>
            </w:r>
            <w:proofErr w:type="spellEnd"/>
            <w:r w:rsidRPr="00280AC4">
              <w:rPr>
                <w:i/>
                <w:iCs/>
                <w:sz w:val="20"/>
                <w:szCs w:val="20"/>
                <w:u w:val="single"/>
                <w:lang w:val="es-ES"/>
              </w:rPr>
              <w:t xml:space="preserve"> 1: </w:t>
            </w:r>
          </w:p>
          <w:p w14:paraId="0D5FE647" w14:textId="77777777" w:rsidR="002717CB" w:rsidRPr="00280AC4" w:rsidRDefault="002717CB" w:rsidP="002717CB">
            <w:pPr>
              <w:rPr>
                <w:i/>
                <w:iCs/>
                <w:sz w:val="20"/>
                <w:szCs w:val="20"/>
                <w:lang w:val="es-ES"/>
              </w:rPr>
            </w:pPr>
            <w:r w:rsidRPr="00280AC4">
              <w:rPr>
                <w:i/>
                <w:iCs/>
                <w:sz w:val="20"/>
                <w:szCs w:val="20"/>
                <w:lang w:val="es-ES"/>
              </w:rPr>
              <w:t>Algunos aspectos que debes recordar antes de empezar:</w:t>
            </w:r>
          </w:p>
          <w:p w14:paraId="3311E7E4" w14:textId="77777777" w:rsidR="002717CB" w:rsidRPr="00280AC4" w:rsidRDefault="002717CB" w:rsidP="002717CB">
            <w:pPr>
              <w:rPr>
                <w:i/>
                <w:iCs/>
                <w:sz w:val="20"/>
                <w:szCs w:val="20"/>
                <w:lang w:val="es-ES"/>
              </w:rPr>
            </w:pPr>
            <w:r w:rsidRPr="00280AC4">
              <w:rPr>
                <w:i/>
                <w:iCs/>
                <w:sz w:val="20"/>
                <w:szCs w:val="20"/>
                <w:lang w:val="es-ES"/>
              </w:rPr>
              <w:t xml:space="preserve">Debes nombrar las imágenes con la </w:t>
            </w:r>
            <w:r w:rsidRPr="00280AC4">
              <w:rPr>
                <w:b/>
                <w:i/>
                <w:iCs/>
                <w:sz w:val="20"/>
                <w:szCs w:val="20"/>
                <w:lang w:val="es-ES"/>
              </w:rPr>
              <w:t>mayor rapidez y precisión posibles</w:t>
            </w:r>
            <w:r w:rsidRPr="00280AC4">
              <w:rPr>
                <w:i/>
                <w:iCs/>
                <w:sz w:val="20"/>
                <w:szCs w:val="20"/>
                <w:lang w:val="es-ES"/>
              </w:rPr>
              <w:t>. Cuando hables, asegúrate de decir solo una palabra, con voz clara.</w:t>
            </w:r>
            <w:r>
              <w:rPr>
                <w:i/>
                <w:iCs/>
                <w:sz w:val="20"/>
                <w:szCs w:val="20"/>
                <w:lang w:val="es-ES"/>
              </w:rPr>
              <w:t xml:space="preserve"> </w:t>
            </w:r>
            <w:r w:rsidRPr="00280AC4">
              <w:rPr>
                <w:i/>
                <w:iCs/>
                <w:sz w:val="20"/>
                <w:szCs w:val="20"/>
                <w:lang w:val="es-ES"/>
              </w:rPr>
              <w:t>Intenta mantener las manos sobre el teclado durante toda la sesión. Y, por favor, ¡no hables mientras escribes!</w:t>
            </w:r>
            <w:r>
              <w:rPr>
                <w:i/>
                <w:iCs/>
                <w:sz w:val="20"/>
                <w:szCs w:val="20"/>
                <w:lang w:val="es-ES"/>
              </w:rPr>
              <w:t xml:space="preserve"> </w:t>
            </w:r>
            <w:r w:rsidRPr="00280AC4">
              <w:rPr>
                <w:i/>
                <w:iCs/>
                <w:sz w:val="20"/>
                <w:szCs w:val="20"/>
                <w:lang w:val="es-ES"/>
              </w:rPr>
              <w:t xml:space="preserve">Podrás hacer una breve pausa cada </w:t>
            </w:r>
            <w:r>
              <w:rPr>
                <w:i/>
                <w:iCs/>
                <w:sz w:val="20"/>
                <w:szCs w:val="20"/>
                <w:lang w:val="es-ES"/>
              </w:rPr>
              <w:t>10</w:t>
            </w:r>
            <w:r w:rsidRPr="00280AC4">
              <w:rPr>
                <w:i/>
                <w:iCs/>
                <w:sz w:val="20"/>
                <w:szCs w:val="20"/>
                <w:lang w:val="es-ES"/>
              </w:rPr>
              <w:t xml:space="preserve"> minutos.</w:t>
            </w:r>
          </w:p>
          <w:p w14:paraId="50F9F536" w14:textId="77777777" w:rsidR="002717CB" w:rsidRPr="00280AC4" w:rsidRDefault="002717CB" w:rsidP="002717CB">
            <w:pPr>
              <w:rPr>
                <w:i/>
                <w:iCs/>
                <w:sz w:val="20"/>
                <w:szCs w:val="20"/>
                <w:lang w:val="es-ES"/>
              </w:rPr>
            </w:pPr>
            <w:r w:rsidRPr="00280AC4">
              <w:rPr>
                <w:i/>
                <w:iCs/>
                <w:sz w:val="20"/>
                <w:szCs w:val="20"/>
                <w:lang w:val="es-ES"/>
              </w:rPr>
              <w:t>Pulsa la BARRA ESPACIADORA para continuar.</w:t>
            </w:r>
          </w:p>
          <w:p w14:paraId="2040FB3A" w14:textId="77777777" w:rsidR="002717CB" w:rsidRPr="00B513DB" w:rsidRDefault="002717CB" w:rsidP="002717CB">
            <w:pPr>
              <w:spacing w:after="0"/>
              <w:rPr>
                <w:lang w:val="es-ES"/>
              </w:rPr>
            </w:pPr>
          </w:p>
          <w:p w14:paraId="77F2950B" w14:textId="77777777" w:rsidR="002717CB" w:rsidRPr="000449A6" w:rsidRDefault="002717CB" w:rsidP="002717CB">
            <w:pPr>
              <w:rPr>
                <w:i/>
                <w:iCs/>
                <w:sz w:val="20"/>
                <w:szCs w:val="20"/>
                <w:lang w:val="es-ES"/>
              </w:rPr>
            </w:pPr>
            <w:proofErr w:type="spellStart"/>
            <w:r w:rsidRPr="000449A6">
              <w:rPr>
                <w:i/>
                <w:iCs/>
                <w:sz w:val="20"/>
                <w:szCs w:val="20"/>
                <w:u w:val="single"/>
                <w:lang w:val="es-ES"/>
              </w:rPr>
              <w:t>Screen</w:t>
            </w:r>
            <w:proofErr w:type="spellEnd"/>
            <w:r w:rsidRPr="000449A6">
              <w:rPr>
                <w:i/>
                <w:iCs/>
                <w:sz w:val="20"/>
                <w:szCs w:val="20"/>
                <w:u w:val="single"/>
                <w:lang w:val="es-ES"/>
              </w:rPr>
              <w:t xml:space="preserve"> 2:</w:t>
            </w:r>
            <w:r w:rsidRPr="000449A6">
              <w:rPr>
                <w:i/>
                <w:iCs/>
                <w:sz w:val="20"/>
                <w:szCs w:val="20"/>
                <w:lang w:val="es-ES"/>
              </w:rPr>
              <w:t xml:space="preserve"> </w:t>
            </w:r>
          </w:p>
          <w:p w14:paraId="304CB0F2" w14:textId="77777777" w:rsidR="002717CB" w:rsidRPr="004D7EBA" w:rsidRDefault="002717CB" w:rsidP="002717CB">
            <w:pPr>
              <w:rPr>
                <w:i/>
                <w:iCs/>
                <w:sz w:val="20"/>
                <w:szCs w:val="20"/>
                <w:lang w:val="es-ES"/>
              </w:rPr>
            </w:pPr>
            <w:r w:rsidRPr="004D7EBA">
              <w:rPr>
                <w:i/>
                <w:iCs/>
                <w:sz w:val="20"/>
                <w:szCs w:val="20"/>
                <w:lang w:val="es-ES"/>
              </w:rPr>
              <w:t>Recuerda:</w:t>
            </w:r>
          </w:p>
          <w:p w14:paraId="092D07C3" w14:textId="77777777" w:rsidR="002717CB" w:rsidRPr="004D7EBA" w:rsidRDefault="002717CB" w:rsidP="002717CB">
            <w:pPr>
              <w:rPr>
                <w:i/>
                <w:iCs/>
                <w:sz w:val="20"/>
                <w:szCs w:val="20"/>
                <w:lang w:val="es-ES"/>
              </w:rPr>
            </w:pPr>
            <w:r w:rsidRPr="004D7EBA">
              <w:rPr>
                <w:i/>
                <w:iCs/>
                <w:sz w:val="20"/>
                <w:szCs w:val="20"/>
                <w:lang w:val="es-ES"/>
              </w:rPr>
              <w:t xml:space="preserve">Si el rectángulo es </w:t>
            </w:r>
            <w:r w:rsidRPr="004D7EBA">
              <w:rPr>
                <w:b/>
                <w:bCs/>
                <w:i/>
                <w:iCs/>
                <w:color w:val="4472C4"/>
                <w:sz w:val="20"/>
                <w:szCs w:val="20"/>
                <w:lang w:val="es-ES"/>
              </w:rPr>
              <w:t>azul</w:t>
            </w:r>
            <w:r w:rsidRPr="004D7EBA">
              <w:rPr>
                <w:i/>
                <w:iCs/>
                <w:sz w:val="20"/>
                <w:szCs w:val="20"/>
                <w:lang w:val="es-ES"/>
              </w:rPr>
              <w:t xml:space="preserve">, deberás </w:t>
            </w:r>
            <w:r w:rsidRPr="004D7EBA">
              <w:rPr>
                <w:b/>
                <w:i/>
                <w:iCs/>
                <w:sz w:val="20"/>
                <w:szCs w:val="20"/>
                <w:lang w:val="es-ES"/>
              </w:rPr>
              <w:t xml:space="preserve">teclear </w:t>
            </w:r>
            <w:r w:rsidRPr="004D7EBA">
              <w:rPr>
                <w:i/>
                <w:iCs/>
                <w:sz w:val="20"/>
                <w:szCs w:val="20"/>
                <w:lang w:val="es-ES"/>
              </w:rPr>
              <w:t xml:space="preserve">el nombre de la imagen. Si el rectángulo es </w:t>
            </w:r>
            <w:r w:rsidRPr="004D7EBA">
              <w:rPr>
                <w:b/>
                <w:bCs/>
                <w:i/>
                <w:iCs/>
                <w:color w:val="FFC000"/>
                <w:sz w:val="20"/>
                <w:szCs w:val="20"/>
                <w:lang w:val="es-ES"/>
              </w:rPr>
              <w:t>amarillo</w:t>
            </w:r>
            <w:r w:rsidRPr="004D7EBA">
              <w:rPr>
                <w:i/>
                <w:iCs/>
                <w:sz w:val="20"/>
                <w:szCs w:val="20"/>
                <w:lang w:val="es-ES"/>
              </w:rPr>
              <w:t xml:space="preserve">, deberás repetir </w:t>
            </w:r>
            <w:r w:rsidRPr="004D7EBA">
              <w:rPr>
                <w:b/>
                <w:i/>
                <w:iCs/>
                <w:sz w:val="20"/>
                <w:szCs w:val="20"/>
                <w:lang w:val="es-ES"/>
              </w:rPr>
              <w:t>en voz alta</w:t>
            </w:r>
            <w:r w:rsidRPr="004D7EBA">
              <w:rPr>
                <w:i/>
                <w:iCs/>
                <w:sz w:val="20"/>
                <w:szCs w:val="20"/>
                <w:lang w:val="es-ES"/>
              </w:rPr>
              <w:t xml:space="preserve"> el nombre de la imagen.  </w:t>
            </w:r>
          </w:p>
          <w:p w14:paraId="484E1B7A" w14:textId="51F33A1F" w:rsidR="002C29CB" w:rsidRPr="002717CB" w:rsidRDefault="002717CB" w:rsidP="002C29CB">
            <w:pPr>
              <w:rPr>
                <w:i/>
                <w:iCs/>
                <w:sz w:val="20"/>
                <w:szCs w:val="20"/>
                <w:lang w:val="es-ES"/>
              </w:rPr>
            </w:pPr>
            <w:r w:rsidRPr="004D7EBA">
              <w:rPr>
                <w:i/>
                <w:iCs/>
                <w:sz w:val="20"/>
                <w:szCs w:val="20"/>
                <w:lang w:val="es-ES"/>
              </w:rPr>
              <w:t>Pulsa la BARRA ESPACIADORA para continuar.</w:t>
            </w:r>
          </w:p>
          <w:p w14:paraId="0B74C5ED" w14:textId="77777777" w:rsidR="009D030F" w:rsidRPr="003A47DD" w:rsidRDefault="002C29CB" w:rsidP="009D030F">
            <w:pPr>
              <w:rPr>
                <w:rFonts w:asciiTheme="minorHAnsi" w:hAnsiTheme="minorHAnsi"/>
                <w:b/>
                <w:sz w:val="18"/>
              </w:rPr>
            </w:pPr>
            <w:r w:rsidRPr="003A47DD">
              <w:rPr>
                <w:b/>
                <w:i/>
                <w:sz w:val="20"/>
              </w:rPr>
              <w:t xml:space="preserve">Basque version: </w:t>
            </w:r>
            <w:r w:rsidR="009D030F" w:rsidRPr="002717CB">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DA72A9E" w14:textId="77777777" w:rsidR="00267E6D" w:rsidRPr="003A47DD" w:rsidRDefault="00267E6D" w:rsidP="002D5C9D">
            <w:pPr>
              <w:rPr>
                <w:sz w:val="20"/>
              </w:rPr>
            </w:pPr>
          </w:p>
          <w:p w14:paraId="511AC9FC" w14:textId="24A57B13" w:rsidR="006E2D05" w:rsidRPr="003A47DD" w:rsidRDefault="002C29CB" w:rsidP="006E2D05">
            <w:pPr>
              <w:rPr>
                <w:i/>
              </w:rPr>
            </w:pPr>
            <w:r w:rsidRPr="003A47DD">
              <w:rPr>
                <w:b/>
              </w:rPr>
              <w:t xml:space="preserve">* </w:t>
            </w:r>
            <w:r w:rsidR="002D5C9D" w:rsidRPr="0001122B">
              <w:rPr>
                <w:b/>
                <w:highlight w:val="yellow"/>
              </w:rPr>
              <w:t>DEBRIEFING FOR PARTICIPANTS</w:t>
            </w:r>
            <w:r w:rsidR="002D5C9D" w:rsidRPr="003A47DD">
              <w:rPr>
                <w:b/>
              </w:rPr>
              <w:t xml:space="preserve">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 xml:space="preserve">For experiments in </w:t>
            </w:r>
            <w:proofErr w:type="spellStart"/>
            <w:r w:rsidR="00E05DAB" w:rsidRPr="003A47DD">
              <w:rPr>
                <w:sz w:val="20"/>
                <w:szCs w:val="20"/>
              </w:rPr>
              <w:t>Miramón</w:t>
            </w:r>
            <w:proofErr w:type="spellEnd"/>
            <w:r w:rsidR="00E05DAB" w:rsidRPr="003A47DD">
              <w:rPr>
                <w:sz w:val="20"/>
                <w:szCs w:val="20"/>
              </w:rPr>
              <w:t xml:space="preserve"> and Korta,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w:t>
            </w:r>
            <w:proofErr w:type="spellStart"/>
            <w:r w:rsidR="00E05DAB" w:rsidRPr="003A47DD">
              <w:rPr>
                <w:sz w:val="20"/>
                <w:szCs w:val="20"/>
              </w:rPr>
              <w:t>Participa</w:t>
            </w:r>
            <w:proofErr w:type="spellEnd"/>
            <w:r w:rsidR="00E05DAB" w:rsidRPr="003A47DD">
              <w:rPr>
                <w:sz w:val="20"/>
                <w:szCs w:val="20"/>
              </w:rPr>
              <w:t xml:space="preserve">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49B04DCD" w:rsidR="009D030F" w:rsidRPr="003A47DD" w:rsidRDefault="00B401C7" w:rsidP="009D030F">
            <w:pPr>
              <w:rPr>
                <w:rFonts w:asciiTheme="minorHAnsi" w:hAnsiTheme="minorHAnsi"/>
                <w:b/>
                <w:sz w:val="18"/>
              </w:rPr>
            </w:pPr>
            <w:r w:rsidRPr="003A47DD">
              <w:rPr>
                <w:b/>
                <w:i/>
                <w:sz w:val="20"/>
              </w:rPr>
              <w:t xml:space="preserve">English version: </w:t>
            </w:r>
          </w:p>
          <w:p w14:paraId="0BC3B98B" w14:textId="2C5A9811" w:rsidR="00B401C7" w:rsidRPr="002717CB" w:rsidRDefault="002717CB" w:rsidP="002717CB">
            <w:pPr>
              <w:rPr>
                <w:bCs/>
                <w:i/>
                <w:sz w:val="20"/>
              </w:rPr>
            </w:pPr>
            <w:r>
              <w:rPr>
                <w:bCs/>
                <w:i/>
                <w:sz w:val="20"/>
              </w:rPr>
              <w:t xml:space="preserve">In this experiment we are interested in the relationship between speaking and typing. More specifically, when we speak and type we need to activate the meaning of the word we wish to produce. We also need to activate the sounds and the letters that comprise this word. It has been shown that, both when we are speaking and when we are typing, we need </w:t>
            </w:r>
            <w:r>
              <w:rPr>
                <w:bCs/>
                <w:i/>
                <w:sz w:val="20"/>
              </w:rPr>
              <w:lastRenderedPageBreak/>
              <w:t xml:space="preserve">both the word’s sounds and its  letters, but to a different extent. With this experiment we want to examine if activating the orthography of a word </w:t>
            </w:r>
            <w:r w:rsidR="00CB595B">
              <w:rPr>
                <w:bCs/>
                <w:i/>
                <w:sz w:val="20"/>
              </w:rPr>
              <w:t xml:space="preserve">when we speak </w:t>
            </w:r>
            <w:r>
              <w:rPr>
                <w:bCs/>
                <w:i/>
                <w:sz w:val="20"/>
              </w:rPr>
              <w:t>is as important and takes places as strongly as activating the sounds of a word when we type.</w:t>
            </w:r>
          </w:p>
          <w:p w14:paraId="51B8D031" w14:textId="223A6EDC" w:rsidR="009D030F" w:rsidRPr="00B95A02" w:rsidRDefault="0007520F" w:rsidP="009D030F">
            <w:pPr>
              <w:rPr>
                <w:rFonts w:asciiTheme="minorHAnsi" w:hAnsiTheme="minorHAnsi" w:cs="Helvetica"/>
                <w:b/>
                <w:sz w:val="18"/>
                <w:lang w:val="es-ES"/>
              </w:rPr>
            </w:pPr>
            <w:proofErr w:type="spellStart"/>
            <w:r w:rsidRPr="00B95A02">
              <w:rPr>
                <w:b/>
                <w:i/>
                <w:sz w:val="20"/>
                <w:lang w:val="es-ES"/>
              </w:rPr>
              <w:t>Spanish</w:t>
            </w:r>
            <w:proofErr w:type="spellEnd"/>
            <w:r w:rsidRPr="00B95A02">
              <w:rPr>
                <w:b/>
                <w:i/>
                <w:sz w:val="20"/>
                <w:lang w:val="es-ES"/>
              </w:rPr>
              <w:t xml:space="preserve"> </w:t>
            </w:r>
            <w:proofErr w:type="spellStart"/>
            <w:r w:rsidRPr="00B95A02">
              <w:rPr>
                <w:b/>
                <w:i/>
                <w:sz w:val="20"/>
                <w:lang w:val="es-ES"/>
              </w:rPr>
              <w:t>version</w:t>
            </w:r>
            <w:proofErr w:type="spellEnd"/>
            <w:r w:rsidRPr="00B95A02">
              <w:rPr>
                <w:b/>
                <w:i/>
                <w:sz w:val="20"/>
                <w:lang w:val="es-ES"/>
              </w:rPr>
              <w:t>:</w:t>
            </w:r>
            <w:r w:rsidR="009D030F" w:rsidRPr="00B95A02">
              <w:rPr>
                <w:rFonts w:asciiTheme="minorHAnsi" w:hAnsiTheme="minorHAnsi" w:cs="Helvetica"/>
                <w:b/>
                <w:sz w:val="18"/>
                <w:lang w:val="es-ES"/>
              </w:rPr>
              <w:t xml:space="preserve"> </w:t>
            </w:r>
          </w:p>
          <w:p w14:paraId="332CF3D2" w14:textId="6906EC9E" w:rsidR="0007520F" w:rsidRPr="005E7977" w:rsidRDefault="005E7977" w:rsidP="0007520F">
            <w:pPr>
              <w:rPr>
                <w:bCs/>
                <w:i/>
                <w:sz w:val="20"/>
                <w:lang w:val="es-ES"/>
              </w:rPr>
            </w:pPr>
            <w:r w:rsidRPr="00D91A65">
              <w:rPr>
                <w:bCs/>
                <w:i/>
                <w:sz w:val="20"/>
                <w:lang w:val="es-ES"/>
              </w:rPr>
              <w:t xml:space="preserve">En este experimento nos interesa la relación entre hablar y teclear. Más concretamente, cuando hablamos y tecleamos tenemos que activar el significado de la palabra que queremos producir. También necesitamos activar los sonidos y las letras que componen esta palabra. Se ha demostrado que, tanto cuando hablamos como cuando tecleamos, necesitamos tanto los sonidos de la palabra como sus letras, pero en distinta medida. </w:t>
            </w:r>
            <w:r w:rsidRPr="00131407">
              <w:rPr>
                <w:bCs/>
                <w:i/>
                <w:sz w:val="20"/>
                <w:lang w:val="es-ES"/>
              </w:rPr>
              <w:t>Con este experimento queremos analizar si la activación de la ortografía de una palabra es tan importante y tiene lugar con la misma intensidad que la activación de los sonidos de una palabra cuando tecleamos.</w:t>
            </w:r>
          </w:p>
          <w:p w14:paraId="07472886" w14:textId="6B28B359" w:rsidR="009D030F" w:rsidRPr="003A47DD" w:rsidRDefault="0007520F" w:rsidP="009D030F">
            <w:pPr>
              <w:rPr>
                <w:rFonts w:asciiTheme="minorHAnsi" w:hAnsiTheme="minorHAnsi"/>
                <w:b/>
                <w:sz w:val="18"/>
              </w:rPr>
            </w:pPr>
            <w:r w:rsidRPr="00E47E97">
              <w:rPr>
                <w:b/>
                <w:i/>
                <w:highlight w:val="yellow"/>
              </w:rPr>
              <w:t>Basque version</w:t>
            </w:r>
            <w:r w:rsidR="005E7977">
              <w:rPr>
                <w:b/>
                <w:i/>
              </w:rPr>
              <w:t>:</w:t>
            </w:r>
            <w:r w:rsidR="009D030F" w:rsidRPr="003A47DD">
              <w:rPr>
                <w:rFonts w:asciiTheme="minorHAnsi" w:hAnsiTheme="minorHAnsi"/>
                <w:b/>
                <w:sz w:val="18"/>
              </w:rPr>
              <w:t xml:space="preserve">   </w:t>
            </w:r>
          </w:p>
          <w:p w14:paraId="63C67481" w14:textId="77777777" w:rsidR="002D5C9D" w:rsidRPr="003A47DD" w:rsidRDefault="002D5C9D" w:rsidP="009D030F">
            <w:pPr>
              <w:rPr>
                <w:b/>
              </w:rPr>
            </w:pPr>
          </w:p>
        </w:tc>
      </w:tr>
    </w:tbl>
    <w:p w14:paraId="79E6A72F" w14:textId="071599C5" w:rsidR="00B13EF0" w:rsidRPr="003A47DD" w:rsidRDefault="00444997" w:rsidP="009414FA">
      <w:pPr>
        <w:pStyle w:val="Heading1"/>
        <w:tabs>
          <w:tab w:val="right" w:pos="10080"/>
        </w:tabs>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r w:rsidR="009414FA">
        <w:rPr>
          <w:rFonts w:asciiTheme="minorHAnsi" w:hAnsiTheme="minorHAnsi"/>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2"/>
        <w:gridCol w:w="7728"/>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2717CB">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2717CB">
              <w:rPr>
                <w:sz w:val="20"/>
                <w:szCs w:val="20"/>
                <w:highlight w:val="black"/>
              </w:rPr>
              <w:t>□</w:t>
            </w:r>
            <w:r w:rsidRPr="003A47DD">
              <w:rPr>
                <w:sz w:val="20"/>
                <w:szCs w:val="20"/>
              </w:rPr>
              <w:t xml:space="preserve"> Manual </w:t>
            </w:r>
            <w:r w:rsidRPr="002717CB">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4006F080" w:rsidR="001E7AF4" w:rsidRPr="003A47DD" w:rsidRDefault="001E7AF4" w:rsidP="001E7AF4">
            <w:pPr>
              <w:tabs>
                <w:tab w:val="left" w:pos="945"/>
              </w:tabs>
              <w:spacing w:after="0" w:line="240" w:lineRule="auto"/>
            </w:pPr>
            <w:r w:rsidRPr="003A47DD">
              <w:rPr>
                <w:sz w:val="20"/>
                <w:szCs w:val="20"/>
              </w:rPr>
              <w:t xml:space="preserve">□ Headphone  </w:t>
            </w:r>
            <w:r w:rsidRPr="002717CB">
              <w:rPr>
                <w:sz w:val="20"/>
                <w:szCs w:val="20"/>
                <w:highlight w:val="black"/>
              </w:rPr>
              <w:t>□</w:t>
            </w:r>
            <w:r w:rsidRPr="003A47DD">
              <w:rPr>
                <w:sz w:val="20"/>
                <w:szCs w:val="20"/>
              </w:rPr>
              <w:t xml:space="preserve"> Microphone   </w:t>
            </w:r>
            <w:r w:rsidRPr="002717CB">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proofErr w:type="spellStart"/>
            <w:r w:rsidR="002717CB">
              <w:rPr>
                <w:sz w:val="20"/>
                <w:szCs w:val="20"/>
              </w:rPr>
              <w:t>Empirisoft</w:t>
            </w:r>
            <w:proofErr w:type="spellEnd"/>
            <w:r w:rsidR="002717CB">
              <w:rPr>
                <w:sz w:val="20"/>
                <w:szCs w:val="20"/>
              </w:rPr>
              <w:t xml:space="preserve"> keyboard</w:t>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xml:space="preserve">□ DMDX   □ </w:t>
            </w:r>
            <w:proofErr w:type="spellStart"/>
            <w:r w:rsidRPr="003A47DD">
              <w:rPr>
                <w:sz w:val="20"/>
                <w:szCs w:val="20"/>
              </w:rPr>
              <w:t>Matlab</w:t>
            </w:r>
            <w:proofErr w:type="spellEnd"/>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2717CB">
              <w:rPr>
                <w:sz w:val="20"/>
                <w:szCs w:val="20"/>
                <w:highlight w:val="black"/>
              </w:rPr>
              <w:t>□</w:t>
            </w:r>
            <w:proofErr w:type="spellStart"/>
            <w:r w:rsidRPr="003A47DD">
              <w:rPr>
                <w:sz w:val="20"/>
                <w:szCs w:val="20"/>
              </w:rPr>
              <w:t>Psychopy</w:t>
            </w:r>
            <w:proofErr w:type="spellEnd"/>
            <w:r w:rsidRPr="003A47DD">
              <w:rPr>
                <w:sz w:val="20"/>
                <w:szCs w:val="20"/>
              </w:rPr>
              <w:t xml:space="preserve">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Heading1"/>
        <w:rPr>
          <w:rFonts w:asciiTheme="minorHAnsi" w:hAnsiTheme="minorHAnsi"/>
        </w:rPr>
      </w:pPr>
      <w:r w:rsidRPr="003A47DD">
        <w:rPr>
          <w:rFonts w:asciiTheme="minorHAnsi" w:hAnsiTheme="minorHAnsi"/>
        </w:rPr>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t>□ None</w:t>
            </w:r>
          </w:p>
          <w:p w14:paraId="700CADCD" w14:textId="77777777" w:rsidR="004839F6" w:rsidRPr="003A47DD" w:rsidRDefault="001324EE" w:rsidP="004D5718">
            <w:pPr>
              <w:tabs>
                <w:tab w:val="left" w:pos="945"/>
              </w:tabs>
              <w:spacing w:after="0" w:line="240" w:lineRule="auto"/>
            </w:pPr>
            <w:r w:rsidRPr="002717CB">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2717CB">
              <w:rPr>
                <w:highlight w:val="black"/>
              </w:rPr>
              <w:t>□</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6A5D36DA" w14:textId="77777777" w:rsidR="002717CB" w:rsidRDefault="004839F6" w:rsidP="004D5718">
            <w:pPr>
              <w:tabs>
                <w:tab w:val="left" w:pos="945"/>
              </w:tabs>
              <w:spacing w:after="0" w:line="240" w:lineRule="auto"/>
            </w:pPr>
            <w:r w:rsidRPr="003A47DD">
              <w:t xml:space="preserve">       </w:t>
            </w:r>
            <w:r w:rsidR="002D5C9D" w:rsidRPr="002717CB">
              <w:rPr>
                <w:highlight w:val="black"/>
              </w:rPr>
              <w:t>□</w:t>
            </w:r>
            <w:r w:rsidRPr="003A47DD">
              <w:t xml:space="preserve"> </w:t>
            </w:r>
            <w:r w:rsidR="006007DF" w:rsidRPr="003A47DD">
              <w:t>Any other specific device</w:t>
            </w:r>
            <w:r w:rsidRPr="003A47DD">
              <w:t xml:space="preserve">: </w:t>
            </w:r>
            <w:proofErr w:type="spellStart"/>
            <w:r w:rsidR="002717CB" w:rsidRPr="00E84E91">
              <w:t>Empirisoft</w:t>
            </w:r>
            <w:proofErr w:type="spellEnd"/>
            <w:r w:rsidR="002717CB">
              <w:t xml:space="preserve"> high precision keyboard</w:t>
            </w:r>
          </w:p>
          <w:p w14:paraId="203388AC" w14:textId="6034F30E" w:rsidR="004839F6" w:rsidRPr="003A47DD" w:rsidRDefault="004839F6" w:rsidP="004D5718">
            <w:pPr>
              <w:tabs>
                <w:tab w:val="left" w:pos="945"/>
              </w:tabs>
              <w:spacing w:after="0" w:line="240" w:lineRule="auto"/>
            </w:pPr>
            <w:r w:rsidRPr="003A47DD">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For example, if it is requested for the ETR, it must be installed in the Miramon/Korta/Vitor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Heading1"/>
        <w:rPr>
          <w:rFonts w:asciiTheme="minorHAnsi" w:hAnsiTheme="minorHAnsi"/>
        </w:rPr>
      </w:pPr>
      <w:r w:rsidRPr="003A47DD">
        <w:rPr>
          <w:rFonts w:asciiTheme="minorHAnsi" w:hAnsiTheme="minorHAnsi"/>
        </w:rPr>
        <w:lastRenderedPageBreak/>
        <w:t>I) LAB FACILITIES AND HUMAN RESOURCES</w:t>
      </w:r>
    </w:p>
    <w:tbl>
      <w:tblPr>
        <w:tblStyle w:val="TableGrid"/>
        <w:tblW w:w="0" w:type="auto"/>
        <w:tblLook w:val="04A0" w:firstRow="1" w:lastRow="0" w:firstColumn="1" w:lastColumn="0" w:noHBand="0" w:noVBand="1"/>
      </w:tblPr>
      <w:tblGrid>
        <w:gridCol w:w="10070"/>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662F6C">
              <w:rPr>
                <w:b/>
                <w:highlight w:val="black"/>
              </w:rPr>
              <w:sym w:font="Symbol" w:char="F0A0"/>
            </w:r>
            <w:r w:rsidRPr="003A47DD">
              <w:rPr>
                <w:b/>
              </w:rPr>
              <w:t xml:space="preserve">     During the Lab Hours and by the researcher or </w:t>
            </w:r>
            <w:r w:rsidR="001205D0" w:rsidRPr="003A47DD">
              <w:rPr>
                <w:b/>
              </w:rPr>
              <w:t>colleague from</w:t>
            </w:r>
            <w:r w:rsidRPr="003A47DD">
              <w:rPr>
                <w:b/>
              </w:rPr>
              <w:t xml:space="preserve"> group</w:t>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w:t>
            </w:r>
            <w:proofErr w:type="spellStart"/>
            <w:r w:rsidR="001205D0" w:rsidRPr="003A47DD">
              <w:rPr>
                <w:i/>
                <w:sz w:val="16"/>
                <w:szCs w:val="16"/>
              </w:rPr>
              <w:t>Carreiras</w:t>
            </w:r>
            <w:proofErr w:type="spellEnd"/>
            <w:r w:rsidR="001205D0" w:rsidRPr="003A47DD">
              <w:rPr>
                <w:i/>
                <w:sz w:val="16"/>
                <w:szCs w:val="16"/>
              </w:rPr>
              <w:t xml:space="preserve">, Miguel Arocena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Experiment run out of Miramon, Korta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t xml:space="preserve">- </w:t>
            </w:r>
            <w:r w:rsidR="002566CB" w:rsidRPr="003A47DD">
              <w:rPr>
                <w:b/>
              </w:rPr>
              <w:t>Translation support required</w:t>
            </w:r>
            <w:r w:rsidR="001324EE" w:rsidRPr="003A47DD">
              <w:rPr>
                <w:b/>
              </w:rPr>
              <w:t xml:space="preserve"> to </w:t>
            </w:r>
            <w:r w:rsidR="00861991" w:rsidRPr="003A47DD">
              <w:rPr>
                <w:b/>
              </w:rPr>
              <w:t xml:space="preserve">give instructions to </w:t>
            </w:r>
            <w:proofErr w:type="gramStart"/>
            <w:r w:rsidR="00861991" w:rsidRPr="003A47DD">
              <w:rPr>
                <w:b/>
              </w:rPr>
              <w:t>participants?</w:t>
            </w:r>
            <w:proofErr w:type="gramEnd"/>
            <w:r w:rsidR="00861991" w:rsidRPr="003A47DD">
              <w:rPr>
                <w:b/>
              </w:rPr>
              <w:t xml:space="preserve">     </w:t>
            </w:r>
            <w:r w:rsidR="002F4007" w:rsidRPr="003A47DD">
              <w:rPr>
                <w:b/>
              </w:rPr>
              <w:t xml:space="preserve">□ Yes    </w:t>
            </w:r>
            <w:r w:rsidR="002F4007" w:rsidRPr="00662F6C">
              <w:rPr>
                <w:b/>
                <w:highlight w:val="black"/>
              </w:rPr>
              <w:t>□</w:t>
            </w:r>
            <w:r w:rsidR="002F4007" w:rsidRPr="003A47DD">
              <w:rPr>
                <w:b/>
              </w:rPr>
              <w:t xml:space="preserve"> No</w:t>
            </w:r>
          </w:p>
          <w:p w14:paraId="3854C418" w14:textId="77777777" w:rsidR="0044790B" w:rsidRPr="003A47DD" w:rsidRDefault="0044790B" w:rsidP="00C77BE2">
            <w:pPr>
              <w:pStyle w:val="ListParagraph"/>
              <w:spacing w:after="0" w:line="240" w:lineRule="auto"/>
              <w:rPr>
                <w:rFonts w:asciiTheme="minorHAnsi" w:hAnsiTheme="minorHAnsi"/>
                <w:sz w:val="20"/>
              </w:rPr>
            </w:pPr>
            <w:r w:rsidRPr="003A47DD">
              <w:rPr>
                <w:rFonts w:asciiTheme="minorHAnsi" w:hAnsiTheme="minorHAnsi"/>
                <w:sz w:val="20"/>
              </w:rPr>
              <w:t xml:space="preserve">If so, please </w:t>
            </w:r>
            <w:r w:rsidR="00CE6436" w:rsidRPr="003A47DD">
              <w:rPr>
                <w:rFonts w:asciiTheme="minorHAnsi" w:hAnsiTheme="minorHAnsi"/>
                <w:sz w:val="20"/>
              </w:rPr>
              <w:t>give further details (e.g. language and time required, etc.)</w:t>
            </w:r>
            <w:r w:rsidRPr="003A47DD">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662F6C">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TableGrid"/>
        <w:tblW w:w="0" w:type="auto"/>
        <w:tblLook w:val="04A0" w:firstRow="1" w:lastRow="0" w:firstColumn="1" w:lastColumn="0" w:noHBand="0" w:noVBand="1"/>
      </w:tblPr>
      <w:tblGrid>
        <w:gridCol w:w="1007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86445F6" w14:textId="77777777" w:rsidR="006B606D" w:rsidRPr="003A47DD" w:rsidRDefault="006B606D" w:rsidP="006B606D">
      <w:r w:rsidRPr="003A47DD">
        <w:br w:type="page"/>
      </w:r>
    </w:p>
    <w:p w14:paraId="09DCAB37" w14:textId="77777777" w:rsidR="00CE6436" w:rsidRPr="003A47DD" w:rsidRDefault="00CE6436" w:rsidP="004F2485">
      <w:pPr>
        <w:pStyle w:val="Default"/>
        <w:rPr>
          <w:b/>
          <w:bCs/>
          <w:sz w:val="22"/>
          <w:szCs w:val="22"/>
          <w:lang w:val="en-US"/>
        </w:rPr>
      </w:pPr>
    </w:p>
    <w:p w14:paraId="71A113F7" w14:textId="77777777" w:rsidR="004F2485" w:rsidRPr="003A47DD" w:rsidRDefault="004F2485" w:rsidP="004F2485">
      <w:pPr>
        <w:pStyle w:val="Heading1"/>
        <w:rPr>
          <w:rFonts w:asciiTheme="minorHAnsi" w:hAnsiTheme="minorHAnsi"/>
          <w:sz w:val="22"/>
          <w:szCs w:val="22"/>
        </w:rPr>
      </w:pPr>
      <w:r w:rsidRPr="003A47DD">
        <w:rPr>
          <w:rFonts w:asciiTheme="minorHAnsi" w:hAnsiTheme="minorHAnsi"/>
        </w:rPr>
        <w:t xml:space="preserve">J) </w:t>
      </w:r>
      <w:r w:rsidRPr="003A47DD">
        <w:rPr>
          <w:rStyle w:val="Heading1Ch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Ainhoa </w:t>
      </w:r>
      <w:proofErr w:type="spellStart"/>
      <w:r w:rsidR="00427A72" w:rsidRPr="003A47DD">
        <w:rPr>
          <w:sz w:val="22"/>
          <w:lang w:val="en-US"/>
        </w:rPr>
        <w:t>Eguiguren</w:t>
      </w:r>
      <w:proofErr w:type="spellEnd"/>
      <w:r w:rsidR="00427A72" w:rsidRPr="003A47DD">
        <w:rPr>
          <w:sz w:val="22"/>
          <w:lang w:val="en-US"/>
        </w:rPr>
        <w:t xml:space="preserve"> </w:t>
      </w:r>
      <w:hyperlink r:id="rId19" w:history="1">
        <w:r w:rsidR="00427A72" w:rsidRPr="003A47DD">
          <w:rPr>
            <w:rStyle w:val="Hyperlink"/>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720DEA" w:rsidRPr="00F91412" w:rsidRDefault="00720DEA"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720DEA" w:rsidRPr="00F91412" w:rsidRDefault="00720DEA"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5A35A35F" w:rsidR="009564E9" w:rsidRPr="003A47DD" w:rsidRDefault="00662F6C" w:rsidP="00E436F1">
      <w:pPr>
        <w:pStyle w:val="Default"/>
        <w:jc w:val="center"/>
        <w:rPr>
          <w:b/>
          <w:bCs/>
          <w:sz w:val="22"/>
          <w:szCs w:val="22"/>
          <w:lang w:val="en-US"/>
        </w:rPr>
      </w:pPr>
      <w:r>
        <w:rPr>
          <w:b/>
          <w:bCs/>
          <w:sz w:val="22"/>
          <w:szCs w:val="22"/>
          <w:lang w:val="en-US"/>
        </w:rPr>
        <w:t>REPSWITCH</w:t>
      </w:r>
    </w:p>
    <w:p w14:paraId="44E76467" w14:textId="77777777" w:rsidR="00E436F1" w:rsidRPr="003A47DD" w:rsidRDefault="00E436F1" w:rsidP="00E436F1">
      <w:pPr>
        <w:pStyle w:val="Default"/>
        <w:jc w:val="center"/>
        <w:rPr>
          <w:b/>
          <w:bCs/>
          <w:sz w:val="22"/>
          <w:szCs w:val="22"/>
          <w:lang w:val="en-US"/>
        </w:rPr>
      </w:pPr>
    </w:p>
    <w:p w14:paraId="7C03A1AD" w14:textId="15E676F9"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662F6C">
        <w:rPr>
          <w:b/>
          <w:bCs/>
          <w:sz w:val="22"/>
          <w:szCs w:val="22"/>
          <w:shd w:val="clear" w:color="auto" w:fill="EEECE1" w:themeFill="background2"/>
          <w:lang w:val="en-US"/>
        </w:rPr>
        <w:t>Aikaterini Tsaroucha</w:t>
      </w:r>
      <w:r w:rsidRPr="003A47DD">
        <w:rPr>
          <w:b/>
          <w:bCs/>
          <w:sz w:val="22"/>
          <w:szCs w:val="22"/>
          <w:shd w:val="clear" w:color="auto" w:fill="EEECE1" w:themeFill="background2"/>
          <w:lang w:val="en-US"/>
        </w:rPr>
        <w:t xml:space="preserve"> </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67A6242C" w14:textId="77777777" w:rsidR="009564E9" w:rsidRPr="003A47DD" w:rsidRDefault="009564E9" w:rsidP="009564E9">
      <w:pPr>
        <w:pStyle w:val="Default"/>
        <w:jc w:val="both"/>
        <w:rPr>
          <w:sz w:val="22"/>
          <w:szCs w:val="22"/>
          <w:lang w:val="en-US"/>
        </w:rPr>
      </w:pPr>
    </w:p>
    <w:p w14:paraId="6BC68F30"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bCs/>
          <w:sz w:val="22"/>
          <w:szCs w:val="22"/>
          <w:lang w:val="en-US"/>
        </w:rPr>
      </w:pPr>
      <w:r w:rsidRPr="00B57A3C">
        <w:rPr>
          <w:b/>
          <w:bCs/>
          <w:sz w:val="22"/>
          <w:szCs w:val="22"/>
          <w:highlight w:val="yellow"/>
          <w:lang w:val="en-US"/>
        </w:rPr>
        <w:t>[DESCRIPTION OF THE PROJECT. Max. 100 words]</w:t>
      </w:r>
    </w:p>
    <w:p w14:paraId="3B701129"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6C9B9F0" w14:textId="58B000B6" w:rsidR="009564E9" w:rsidRPr="00A93B80" w:rsidRDefault="00662F6C" w:rsidP="00A93B80">
      <w:pPr>
        <w:pStyle w:val="Default"/>
        <w:pBdr>
          <w:top w:val="single" w:sz="4" w:space="1" w:color="auto"/>
          <w:left w:val="single" w:sz="4" w:space="4" w:color="auto"/>
          <w:bottom w:val="single" w:sz="4" w:space="1" w:color="auto"/>
          <w:right w:val="single" w:sz="4" w:space="4" w:color="auto"/>
        </w:pBdr>
        <w:jc w:val="both"/>
        <w:rPr>
          <w:sz w:val="22"/>
          <w:szCs w:val="22"/>
          <w:lang w:val="en-US"/>
        </w:rPr>
      </w:pPr>
      <w:r w:rsidRPr="005803C3">
        <w:rPr>
          <w:bCs/>
          <w:iCs/>
          <w:sz w:val="20"/>
          <w:lang w:val="en-US"/>
        </w:rPr>
        <w:t xml:space="preserve">In this experiment </w:t>
      </w:r>
      <w:r w:rsidR="00A93B80" w:rsidRPr="00A93B80">
        <w:rPr>
          <w:bCs/>
          <w:iCs/>
          <w:sz w:val="20"/>
          <w:lang w:val="en-US"/>
        </w:rPr>
        <w:t xml:space="preserve">we are interested in how people switch between </w:t>
      </w:r>
      <w:r w:rsidR="00A93B80">
        <w:rPr>
          <w:bCs/>
          <w:iCs/>
          <w:sz w:val="20"/>
          <w:lang w:val="en-US"/>
        </w:rPr>
        <w:t>speaking and typing.</w:t>
      </w:r>
    </w:p>
    <w:p w14:paraId="13EF07FA" w14:textId="77777777"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6E7C01EB"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Nº of SESSIONS AND DURATION: </w:t>
      </w:r>
      <w:r w:rsidR="00662F6C" w:rsidRPr="003A47DD">
        <w:rPr>
          <w:b/>
          <w:sz w:val="22"/>
          <w:szCs w:val="22"/>
          <w:lang w:val="en-US"/>
        </w:rPr>
        <w:t xml:space="preserve">: </w:t>
      </w:r>
      <w:r w:rsidR="00662F6C">
        <w:rPr>
          <w:bCs/>
          <w:sz w:val="22"/>
          <w:szCs w:val="22"/>
          <w:lang w:val="en-US"/>
        </w:rPr>
        <w:t xml:space="preserve">1, </w:t>
      </w:r>
      <w:r w:rsidR="000022A5">
        <w:rPr>
          <w:bCs/>
          <w:sz w:val="22"/>
          <w:szCs w:val="22"/>
          <w:lang w:val="en-US"/>
        </w:rPr>
        <w:t>6</w:t>
      </w:r>
      <w:r w:rsidR="00662F6C">
        <w:rPr>
          <w:bCs/>
          <w:sz w:val="22"/>
          <w:szCs w:val="22"/>
          <w:lang w:val="en-US"/>
        </w:rPr>
        <w:t>0’</w:t>
      </w:r>
    </w:p>
    <w:p w14:paraId="49533487" w14:textId="726FE87F" w:rsidR="009564E9" w:rsidRPr="00662F6C" w:rsidRDefault="009564E9" w:rsidP="009564E9">
      <w:pPr>
        <w:pStyle w:val="Default"/>
        <w:pBdr>
          <w:top w:val="single" w:sz="4" w:space="1" w:color="auto"/>
          <w:left w:val="single" w:sz="4" w:space="4" w:color="auto"/>
          <w:bottom w:val="single" w:sz="4" w:space="1" w:color="auto"/>
          <w:right w:val="single" w:sz="4" w:space="4" w:color="auto"/>
        </w:pBdr>
        <w:jc w:val="both"/>
        <w:rPr>
          <w:bCs/>
          <w:sz w:val="22"/>
          <w:szCs w:val="22"/>
          <w:lang w:val="en-US"/>
        </w:rPr>
      </w:pPr>
      <w:r w:rsidRPr="003A47DD">
        <w:rPr>
          <w:b/>
          <w:sz w:val="22"/>
          <w:szCs w:val="22"/>
          <w:lang w:val="en-US"/>
        </w:rPr>
        <w:t xml:space="preserve">TOTAL DURATION OF EXPERIMENT: </w:t>
      </w:r>
      <w:r w:rsidR="000022A5">
        <w:rPr>
          <w:bCs/>
          <w:sz w:val="22"/>
          <w:szCs w:val="22"/>
          <w:lang w:val="en-US"/>
        </w:rPr>
        <w:t>6</w:t>
      </w:r>
      <w:r w:rsidR="00662F6C">
        <w:rPr>
          <w:bCs/>
          <w:sz w:val="22"/>
          <w:szCs w:val="22"/>
          <w:lang w:val="en-US"/>
        </w:rPr>
        <w:t>0’</w:t>
      </w:r>
    </w:p>
    <w:p w14:paraId="1812F70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2A9AEB02" w14:textId="54389E8F" w:rsidR="009564E9"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[BRIEF DESCRIPTION OF EXPERIMENT. Max. 150 word]</w:t>
      </w:r>
    </w:p>
    <w:p w14:paraId="363EFD06" w14:textId="77777777" w:rsidR="00662F6C" w:rsidRDefault="00662F6C"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1436790E" w14:textId="297DAE57" w:rsidR="009564E9" w:rsidRPr="003A47DD" w:rsidRDefault="00662F6C" w:rsidP="00662F6C">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5803C3">
        <w:rPr>
          <w:bCs/>
          <w:sz w:val="22"/>
          <w:szCs w:val="32"/>
          <w:lang w:val="en-US"/>
        </w:rPr>
        <w:t xml:space="preserve">In this experiment you will see pictures of objects on a screen and you will have to name the objects you see. </w:t>
      </w:r>
      <w:r w:rsidRPr="000449A6">
        <w:rPr>
          <w:bCs/>
          <w:sz w:val="22"/>
          <w:szCs w:val="32"/>
          <w:lang w:val="en-US"/>
        </w:rPr>
        <w:t>You will be asked to name the objects either by speaking or by typing. You will see colour cues that will indicate whether you have to speak or type. You need to be good at typing in order to participate in this experiment.</w:t>
      </w:r>
      <w:r w:rsidRPr="000449A6">
        <w:rPr>
          <w:b/>
          <w:sz w:val="22"/>
          <w:szCs w:val="32"/>
          <w:lang w:val="en-US"/>
        </w:rPr>
        <w:t xml:space="preserve"> </w:t>
      </w: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b/>
        </w:rPr>
      </w:pPr>
      <w:r w:rsidRPr="003A47DD">
        <w:rPr>
          <w:rFonts w:ascii="Times New Roman" w:hAnsi="Times New Roman"/>
          <w:b/>
        </w:rPr>
        <w:t>BEHAVIORAL TECHNIQUES</w:t>
      </w:r>
    </w:p>
    <w:p w14:paraId="40A13D6D"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rPr>
      </w:pPr>
      <w:r w:rsidRPr="003A47DD">
        <w:rPr>
          <w:rFonts w:ascii="Times New Roman" w:hAnsi="Times New Roman"/>
        </w:rPr>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xml:space="preserve">. The tasks may imply </w:t>
      </w:r>
      <w:r w:rsidRPr="003A47DD">
        <w:rPr>
          <w:rFonts w:ascii="Times New Roman" w:hAnsi="Times New Roman"/>
        </w:rPr>
        <w:lastRenderedPageBreak/>
        <w:t>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rPr>
      </w:pPr>
      <w:r w:rsidRPr="003A47DD">
        <w:rPr>
          <w:rFonts w:ascii="Times New Roman" w:hAnsi="Times New Roman"/>
        </w:rPr>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6DE98E22"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hyperlink r:id="rId20" w:history="1">
        <w:r w:rsidRPr="003A47DD">
          <w:rPr>
            <w:rStyle w:val="Hyperlink"/>
            <w:bCs/>
            <w:sz w:val="22"/>
            <w:szCs w:val="22"/>
            <w:lang w:val="en-US"/>
          </w:rPr>
          <w:t>participa@bcbl.eu</w:t>
        </w:r>
      </w:hyperlink>
      <w:r w:rsidRPr="003A47DD">
        <w:rPr>
          <w:color w:val="auto"/>
          <w:sz w:val="22"/>
          <w:szCs w:val="22"/>
          <w:lang w:val="en-US"/>
        </w:rPr>
        <w:t xml:space="preserve"> indicating the name of the project (</w:t>
      </w:r>
      <w:r w:rsidR="00662F6C">
        <w:rPr>
          <w:color w:val="auto"/>
          <w:sz w:val="22"/>
          <w:szCs w:val="22"/>
          <w:lang w:val="en-US"/>
        </w:rPr>
        <w:t>REPSWITCH</w:t>
      </w:r>
      <w:r w:rsidRPr="003A47DD">
        <w:rPr>
          <w:color w:val="auto"/>
          <w:sz w:val="22"/>
          <w:szCs w:val="22"/>
          <w:lang w:val="en-US"/>
        </w:rPr>
        <w:t>) and the name of the researcher responsible for it (</w:t>
      </w:r>
      <w:r w:rsidR="00662F6C">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Default="009564E9" w:rsidP="009564E9">
      <w:pPr>
        <w:pStyle w:val="Default"/>
        <w:jc w:val="both"/>
        <w:rPr>
          <w:bCs/>
          <w:color w:val="auto"/>
          <w:sz w:val="22"/>
          <w:szCs w:val="22"/>
          <w:lang w:val="en-US"/>
        </w:rPr>
      </w:pPr>
      <w:r w:rsidRPr="003A47DD">
        <w:rPr>
          <w:bCs/>
          <w:color w:val="auto"/>
          <w:sz w:val="22"/>
          <w:szCs w:val="22"/>
          <w:lang w:val="en-US"/>
        </w:rPr>
        <w:t xml:space="preserve">Thank you very much for your interest in our study. </w:t>
      </w:r>
    </w:p>
    <w:p w14:paraId="29708BA6" w14:textId="77777777" w:rsidR="00662F6C" w:rsidRPr="003A47DD" w:rsidRDefault="00662F6C" w:rsidP="009564E9">
      <w:pPr>
        <w:pStyle w:val="Default"/>
        <w:jc w:val="both"/>
        <w:rPr>
          <w:color w:val="auto"/>
          <w:sz w:val="22"/>
          <w:szCs w:val="22"/>
          <w:lang w:val="en-US"/>
        </w:rPr>
      </w:pPr>
    </w:p>
    <w:p w14:paraId="2F43ED59" w14:textId="6F6F2976" w:rsidR="00C0023C" w:rsidRPr="003A47DD" w:rsidRDefault="00662F6C"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1F9430A4" w14:textId="5DAA37B8" w:rsidR="00B04158" w:rsidRPr="003A47DD" w:rsidRDefault="00FF7DFE" w:rsidP="00662F6C">
      <w:pPr>
        <w:spacing w:after="0" w:line="240" w:lineRule="auto"/>
        <w:rPr>
          <w:rFonts w:cs="Arial"/>
          <w:iCs/>
          <w:spacing w:val="4"/>
          <w:sz w:val="16"/>
          <w:szCs w:val="16"/>
          <w:lang w:eastAsia="he-IL" w:bidi="he-IL"/>
        </w:rPr>
      </w:pPr>
      <w:r>
        <w:rPr>
          <w:rFonts w:cs="Arial"/>
          <w:iCs/>
          <w:spacing w:val="4"/>
          <w:sz w:val="16"/>
          <w:szCs w:val="16"/>
          <w:lang w:eastAsia="he-IL" w:bidi="he-IL"/>
        </w:rPr>
        <w:br w:type="page"/>
      </w: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720DEA" w:rsidRPr="00CE02F5" w:rsidRDefault="00720DEA"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720DEA" w:rsidRPr="00CE02F5" w:rsidRDefault="00720DEA"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61CEDB93" w14:textId="77777777" w:rsidR="00FD0557" w:rsidRPr="003A47DD" w:rsidRDefault="00FD0557" w:rsidP="009564E9">
      <w:pPr>
        <w:jc w:val="both"/>
        <w:rPr>
          <w:rFonts w:cs="Arial"/>
          <w:iCs/>
          <w:spacing w:val="4"/>
          <w:sz w:val="16"/>
          <w:szCs w:val="16"/>
          <w:lang w:eastAsia="he-IL" w:bidi="he-IL"/>
        </w:rPr>
      </w:pP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3A47DD" w:rsidRDefault="00FD0557" w:rsidP="00FD0557">
      <w:pPr>
        <w:pStyle w:val="Default"/>
        <w:shd w:val="clear" w:color="auto" w:fill="D9D9D9" w:themeFill="background1" w:themeFillShade="D9"/>
        <w:jc w:val="center"/>
        <w:rPr>
          <w:sz w:val="22"/>
          <w:szCs w:val="22"/>
        </w:rPr>
      </w:pPr>
      <w:r w:rsidRPr="00E84E91">
        <w:rPr>
          <w:b/>
          <w:bCs/>
          <w:sz w:val="22"/>
          <w:szCs w:val="22"/>
          <w:highlight w:val="yellow"/>
        </w:rPr>
        <w:t>HOJA INFORMATIVA ADULTOS</w:t>
      </w:r>
    </w:p>
    <w:p w14:paraId="5A396B69" w14:textId="77777777" w:rsidR="00FD0557" w:rsidRPr="003A47DD" w:rsidRDefault="00FD0557" w:rsidP="00FD0557">
      <w:pPr>
        <w:pStyle w:val="Default"/>
        <w:jc w:val="both"/>
        <w:rPr>
          <w:b/>
          <w:bCs/>
          <w:i/>
          <w:iCs/>
          <w:sz w:val="22"/>
          <w:szCs w:val="22"/>
        </w:rPr>
      </w:pPr>
    </w:p>
    <w:p w14:paraId="67DA895D" w14:textId="77777777" w:rsidR="00FD0557" w:rsidRPr="003A47DD" w:rsidRDefault="00FD0557" w:rsidP="00FD0557">
      <w:pPr>
        <w:pStyle w:val="Default"/>
        <w:jc w:val="center"/>
        <w:rPr>
          <w:b/>
          <w:bCs/>
          <w:sz w:val="22"/>
          <w:szCs w:val="22"/>
        </w:rPr>
      </w:pPr>
    </w:p>
    <w:p w14:paraId="45D4960B" w14:textId="5A799F0B" w:rsidR="00FD0557" w:rsidRPr="003A47DD" w:rsidRDefault="00662F6C" w:rsidP="00FD0557">
      <w:pPr>
        <w:pStyle w:val="Default"/>
        <w:jc w:val="center"/>
        <w:rPr>
          <w:sz w:val="22"/>
          <w:szCs w:val="22"/>
        </w:rPr>
      </w:pPr>
      <w:r w:rsidRPr="00E47E97">
        <w:rPr>
          <w:b/>
          <w:bCs/>
          <w:sz w:val="22"/>
          <w:szCs w:val="22"/>
          <w:highlight w:val="yellow"/>
        </w:rPr>
        <w:t>REPSWITCH</w:t>
      </w:r>
    </w:p>
    <w:p w14:paraId="078CF4FF" w14:textId="77777777" w:rsidR="00FD0557" w:rsidRPr="003A47DD" w:rsidRDefault="00FD0557" w:rsidP="00FD0557">
      <w:pPr>
        <w:pStyle w:val="Default"/>
        <w:jc w:val="both"/>
        <w:rPr>
          <w:b/>
          <w:bCs/>
          <w:sz w:val="22"/>
          <w:szCs w:val="22"/>
        </w:rPr>
      </w:pPr>
    </w:p>
    <w:p w14:paraId="459F9BAD" w14:textId="63121A86"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662F6C">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12770BDF"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[DESCRIPCIÓN DEL PROYECTO. Máx. 100 palabras]</w:t>
      </w:r>
    </w:p>
    <w:p w14:paraId="7C0F1611"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69CE82E2"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328009EB" w14:textId="77777777" w:rsidR="00FD0557" w:rsidRPr="003A47DD"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5A72AB7F"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roofErr w:type="spellStart"/>
      <w:r w:rsidRPr="003A47DD">
        <w:rPr>
          <w:b/>
          <w:bCs/>
          <w:sz w:val="22"/>
          <w:szCs w:val="22"/>
        </w:rPr>
        <w:t>Nº</w:t>
      </w:r>
      <w:proofErr w:type="spellEnd"/>
      <w:r w:rsidRPr="003A47DD">
        <w:rPr>
          <w:b/>
          <w:bCs/>
          <w:sz w:val="22"/>
          <w:szCs w:val="22"/>
        </w:rPr>
        <w:t xml:space="preserve"> SESIONES Y SU DURACIÓN: </w:t>
      </w:r>
      <w:r w:rsidR="00662F6C" w:rsidRPr="00662F6C">
        <w:rPr>
          <w:sz w:val="22"/>
          <w:szCs w:val="22"/>
        </w:rPr>
        <w:t xml:space="preserve">1, </w:t>
      </w:r>
      <w:r w:rsidR="000022A5">
        <w:rPr>
          <w:sz w:val="22"/>
          <w:szCs w:val="22"/>
        </w:rPr>
        <w:t>6</w:t>
      </w:r>
      <w:r w:rsidR="00662F6C" w:rsidRPr="00662F6C">
        <w:rPr>
          <w:sz w:val="22"/>
          <w:szCs w:val="22"/>
        </w:rPr>
        <w:t>0’</w:t>
      </w:r>
    </w:p>
    <w:p w14:paraId="1CB87E45" w14:textId="76E69547" w:rsidR="00FD0557" w:rsidRPr="00662F6C"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r w:rsidRPr="003A47DD">
        <w:rPr>
          <w:b/>
          <w:bCs/>
          <w:sz w:val="22"/>
          <w:szCs w:val="22"/>
        </w:rPr>
        <w:t xml:space="preserve">DURACIÓN TOTAL EXPERIMENTO: </w:t>
      </w:r>
      <w:r w:rsidR="000022A5">
        <w:rPr>
          <w:sz w:val="22"/>
          <w:szCs w:val="22"/>
        </w:rPr>
        <w:t>6</w:t>
      </w:r>
      <w:r w:rsidR="00662F6C" w:rsidRPr="00662F6C">
        <w:rPr>
          <w:sz w:val="22"/>
          <w:szCs w:val="22"/>
        </w:rPr>
        <w:t>0’</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DC972DC" w14:textId="1BBCD7EE" w:rsidR="00FD0557" w:rsidRPr="00D11768" w:rsidRDefault="00D11768" w:rsidP="00FD0557">
      <w:pPr>
        <w:pStyle w:val="Default"/>
        <w:pBdr>
          <w:top w:val="single" w:sz="4" w:space="1" w:color="auto"/>
          <w:left w:val="single" w:sz="4" w:space="4" w:color="auto"/>
          <w:bottom w:val="single" w:sz="4" w:space="1" w:color="auto"/>
          <w:right w:val="single" w:sz="4" w:space="4" w:color="auto"/>
        </w:pBdr>
        <w:jc w:val="both"/>
        <w:rPr>
          <w:bCs/>
          <w:sz w:val="22"/>
          <w:szCs w:val="22"/>
        </w:rPr>
      </w:pPr>
      <w:r w:rsidRPr="000C0B91">
        <w:rPr>
          <w:bCs/>
          <w:sz w:val="22"/>
          <w:szCs w:val="22"/>
        </w:rPr>
        <w:t xml:space="preserve">En este experimento verás imágenes de objetos en la pantalla y deberás nombrar los objetos que veas. Tendrás que nombrar los objetos en voz alta o tecleándolos. Verás señales de color que te indicarán si tienes que hablar o teclear. Para participar en este experimento es necesario tener muy buen nivel de mecanografía. </w:t>
      </w: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553A38C5" w:rsidR="003135C4" w:rsidRPr="00662F6C" w:rsidRDefault="003135C4" w:rsidP="00662F6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lastRenderedPageBreak/>
        <w:t>Este estudio es totalmente seguro siempre y cuando no haya contraindicaciones con la técnica. El investigador te detallará si hay alguna contraindicación en este estudio. Por favor, pregunta cualquier duda cuando se te informe de la técnica que se usa en este estudio. En caso de que no te sientas cómodo, los investigadores podrán detener la 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217E2543"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21" w:history="1">
        <w:r w:rsidRPr="003A47DD">
          <w:rPr>
            <w:rStyle w:val="Hyperlink"/>
            <w:bCs/>
            <w:sz w:val="22"/>
            <w:szCs w:val="22"/>
          </w:rPr>
          <w:t>participa@bcbl.eu</w:t>
        </w:r>
      </w:hyperlink>
      <w:r w:rsidRPr="003A47DD">
        <w:rPr>
          <w:color w:val="auto"/>
          <w:sz w:val="22"/>
          <w:szCs w:val="22"/>
        </w:rPr>
        <w:t xml:space="preserve"> indicando el nombre del proyecto </w:t>
      </w:r>
      <w:r w:rsidRPr="003A47DD">
        <w:rPr>
          <w:bCs/>
          <w:sz w:val="22"/>
          <w:szCs w:val="22"/>
        </w:rPr>
        <w:t>(</w:t>
      </w:r>
      <w:r w:rsidR="00662F6C">
        <w:rPr>
          <w:bCs/>
          <w:sz w:val="22"/>
          <w:szCs w:val="22"/>
        </w:rPr>
        <w:t>REPSWITCH</w:t>
      </w:r>
      <w:r w:rsidRPr="003A47DD">
        <w:rPr>
          <w:bCs/>
          <w:sz w:val="22"/>
          <w:szCs w:val="22"/>
        </w:rPr>
        <w:t>)</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662F6C">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FB0AED8" w14:textId="74275F84" w:rsidR="00C8675B" w:rsidRDefault="00662F6C" w:rsidP="00662F6C">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p>
    <w:p w14:paraId="479E6FCF" w14:textId="77777777" w:rsidR="00404ADF" w:rsidRDefault="00404ADF" w:rsidP="00662F6C">
      <w:pPr>
        <w:jc w:val="both"/>
        <w:rPr>
          <w:rFonts w:ascii="Times New Roman" w:eastAsiaTheme="minorHAnsi" w:hAnsi="Times New Roman"/>
          <w:bCs/>
          <w:color w:val="000000"/>
          <w:lang w:val="es-ES"/>
        </w:rPr>
      </w:pPr>
    </w:p>
    <w:p w14:paraId="23DF4782" w14:textId="77777777" w:rsidR="00404ADF" w:rsidRDefault="00404ADF" w:rsidP="00662F6C">
      <w:pPr>
        <w:jc w:val="both"/>
        <w:rPr>
          <w:rFonts w:ascii="Times New Roman" w:eastAsiaTheme="minorHAnsi" w:hAnsi="Times New Roman"/>
          <w:bCs/>
          <w:color w:val="000000"/>
          <w:lang w:val="es-ES"/>
        </w:rPr>
      </w:pPr>
    </w:p>
    <w:p w14:paraId="396BA8C9" w14:textId="77777777" w:rsidR="00404ADF" w:rsidRDefault="00404ADF" w:rsidP="00662F6C">
      <w:pPr>
        <w:jc w:val="both"/>
        <w:rPr>
          <w:rFonts w:ascii="Times New Roman" w:eastAsiaTheme="minorHAnsi" w:hAnsi="Times New Roman"/>
          <w:bCs/>
          <w:color w:val="000000"/>
          <w:lang w:val="es-ES"/>
        </w:rPr>
      </w:pPr>
    </w:p>
    <w:p w14:paraId="4129209D" w14:textId="77777777" w:rsidR="00404ADF" w:rsidRDefault="00404ADF" w:rsidP="00662F6C">
      <w:pPr>
        <w:jc w:val="both"/>
        <w:rPr>
          <w:rFonts w:ascii="Times New Roman" w:eastAsiaTheme="minorHAnsi" w:hAnsi="Times New Roman"/>
          <w:bCs/>
          <w:color w:val="000000"/>
          <w:lang w:val="es-ES"/>
        </w:rPr>
      </w:pPr>
    </w:p>
    <w:p w14:paraId="44305BCE" w14:textId="77777777" w:rsidR="00404ADF" w:rsidRDefault="00404ADF" w:rsidP="00662F6C">
      <w:pPr>
        <w:jc w:val="both"/>
        <w:rPr>
          <w:rFonts w:ascii="Times New Roman" w:eastAsiaTheme="minorHAnsi" w:hAnsi="Times New Roman"/>
          <w:bCs/>
          <w:color w:val="000000"/>
          <w:lang w:val="es-ES"/>
        </w:rPr>
      </w:pPr>
    </w:p>
    <w:p w14:paraId="1956CB55" w14:textId="77777777" w:rsidR="00404ADF" w:rsidRDefault="00404ADF" w:rsidP="00662F6C">
      <w:pPr>
        <w:jc w:val="both"/>
        <w:rPr>
          <w:rFonts w:ascii="Times New Roman" w:eastAsiaTheme="minorHAnsi" w:hAnsi="Times New Roman"/>
          <w:bCs/>
          <w:color w:val="000000"/>
          <w:lang w:val="es-ES"/>
        </w:rPr>
      </w:pPr>
    </w:p>
    <w:p w14:paraId="2AD0E724" w14:textId="77777777" w:rsidR="00404ADF" w:rsidRDefault="00404ADF" w:rsidP="00662F6C">
      <w:pPr>
        <w:jc w:val="both"/>
        <w:rPr>
          <w:rFonts w:ascii="Times New Roman" w:eastAsiaTheme="minorHAnsi" w:hAnsi="Times New Roman"/>
          <w:bCs/>
          <w:color w:val="000000"/>
          <w:lang w:val="es-ES"/>
        </w:rPr>
      </w:pPr>
    </w:p>
    <w:p w14:paraId="571C3379" w14:textId="77777777" w:rsidR="00404ADF" w:rsidRDefault="00404ADF" w:rsidP="00662F6C">
      <w:pPr>
        <w:jc w:val="both"/>
        <w:rPr>
          <w:rFonts w:ascii="Times New Roman" w:eastAsiaTheme="minorHAnsi" w:hAnsi="Times New Roman"/>
          <w:bCs/>
          <w:color w:val="000000"/>
          <w:lang w:val="es-ES"/>
        </w:rPr>
      </w:pPr>
    </w:p>
    <w:p w14:paraId="55597CAC" w14:textId="77777777" w:rsidR="00404ADF" w:rsidRDefault="00404ADF" w:rsidP="00662F6C">
      <w:pPr>
        <w:jc w:val="both"/>
        <w:rPr>
          <w:rFonts w:ascii="Times New Roman" w:eastAsiaTheme="minorHAnsi" w:hAnsi="Times New Roman"/>
          <w:bCs/>
          <w:color w:val="000000"/>
          <w:lang w:val="es-ES"/>
        </w:rPr>
      </w:pPr>
    </w:p>
    <w:p w14:paraId="4E841D3C" w14:textId="77777777" w:rsidR="00404ADF" w:rsidRDefault="00404ADF" w:rsidP="00662F6C">
      <w:pPr>
        <w:jc w:val="both"/>
        <w:rPr>
          <w:rFonts w:ascii="Times New Roman" w:eastAsiaTheme="minorHAnsi" w:hAnsi="Times New Roman"/>
          <w:bCs/>
          <w:color w:val="000000"/>
          <w:lang w:val="es-ES"/>
        </w:rPr>
      </w:pPr>
    </w:p>
    <w:p w14:paraId="78E8DE95" w14:textId="77777777" w:rsidR="00404ADF" w:rsidRPr="003A47DD" w:rsidRDefault="00404ADF" w:rsidP="00404ADF">
      <w:pPr>
        <w:pStyle w:val="Default"/>
        <w:rPr>
          <w:b/>
          <w:bCs/>
          <w:sz w:val="22"/>
          <w:szCs w:val="22"/>
          <w:u w:val="single"/>
          <w:lang w:val="en-US"/>
        </w:rPr>
      </w:pPr>
    </w:p>
    <w:p w14:paraId="18B00280" w14:textId="77777777" w:rsidR="00404ADF" w:rsidRPr="003A47DD" w:rsidRDefault="00404ADF" w:rsidP="00404ADF">
      <w:pPr>
        <w:pStyle w:val="Default"/>
        <w:rPr>
          <w:b/>
          <w:bCs/>
          <w:sz w:val="22"/>
          <w:szCs w:val="22"/>
          <w:u w:val="single"/>
          <w:lang w:val="en-US"/>
        </w:rPr>
      </w:pPr>
      <w:r w:rsidRPr="003A47DD">
        <w:rPr>
          <w:b/>
          <w:bCs/>
          <w:noProof/>
          <w:sz w:val="22"/>
          <w:szCs w:val="22"/>
          <w:lang w:eastAsia="es-ES"/>
        </w:rPr>
        <w:lastRenderedPageBreak/>
        <mc:AlternateContent>
          <mc:Choice Requires="wps">
            <w:drawing>
              <wp:anchor distT="0" distB="0" distL="114300" distR="114300" simplePos="0" relativeHeight="251663360" behindDoc="0" locked="0" layoutInCell="1" allowOverlap="1" wp14:anchorId="7CA5AC33" wp14:editId="7ACC0F31">
                <wp:simplePos x="0" y="0"/>
                <wp:positionH relativeFrom="column">
                  <wp:posOffset>4803140</wp:posOffset>
                </wp:positionH>
                <wp:positionV relativeFrom="paragraph">
                  <wp:posOffset>57378</wp:posOffset>
                </wp:positionV>
                <wp:extent cx="1725930" cy="1403985"/>
                <wp:effectExtent l="0" t="0" r="26670" b="146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3D1448F4" w14:textId="77777777" w:rsidR="00404ADF" w:rsidRPr="00CE02F5" w:rsidRDefault="00404ADF" w:rsidP="00404ADF">
                            <w:pPr>
                              <w:pStyle w:val="Default"/>
                              <w:jc w:val="center"/>
                              <w:rPr>
                                <w:color w:val="auto"/>
                                <w:sz w:val="22"/>
                                <w:szCs w:val="22"/>
                              </w:rPr>
                            </w:pPr>
                            <w:r>
                              <w:rPr>
                                <w:bCs/>
                                <w:sz w:val="22"/>
                                <w:szCs w:val="22"/>
                              </w:rPr>
                              <w:t xml:space="preserve">Behar </w:t>
                            </w:r>
                            <w:r>
                              <w:rPr>
                                <w:bCs/>
                                <w:sz w:val="22"/>
                                <w:szCs w:val="22"/>
                              </w:rPr>
                              <w:t>izanez gero, eskatu orri honen kopia bat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A5AC33" id="_x0000_s1028" type="#_x0000_t202" style="position:absolute;margin-left:378.2pt;margin-top:4.5pt;width:135.9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ezag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" fillcolor="#bfbfbf [2412]" strokecolor="black [1600]" strokeweight=".25pt">
                <v:textbox style="mso-fit-shape-to-text:t">
                  <w:txbxContent>
                    <w:p w14:paraId="3D1448F4" w14:textId="77777777" w:rsidR="00404ADF" w:rsidRPr="00CE02F5" w:rsidRDefault="00404ADF" w:rsidP="00404ADF">
                      <w:pPr>
                        <w:pStyle w:val="Default"/>
                        <w:jc w:val="center"/>
                        <w:rPr>
                          <w:color w:val="auto"/>
                          <w:sz w:val="22"/>
                          <w:szCs w:val="22"/>
                        </w:rPr>
                      </w:pPr>
                      <w:r>
                        <w:rPr>
                          <w:bCs/>
                          <w:sz w:val="22"/>
                          <w:szCs w:val="22"/>
                        </w:rPr>
                        <w:t xml:space="preserve">Behar </w:t>
                      </w:r>
                      <w:r>
                        <w:rPr>
                          <w:bCs/>
                          <w:sz w:val="22"/>
                          <w:szCs w:val="22"/>
                        </w:rPr>
                        <w:t>izanez gero, eskatu orri honen kopia bat</w:t>
                      </w:r>
                    </w:p>
                  </w:txbxContent>
                </v:textbox>
              </v:shape>
            </w:pict>
          </mc:Fallback>
        </mc:AlternateContent>
      </w:r>
      <w:r w:rsidRPr="003A47DD">
        <w:rPr>
          <w:noProof/>
          <w:lang w:eastAsia="es-ES"/>
        </w:rPr>
        <w:drawing>
          <wp:inline distT="0" distB="0" distL="0" distR="0" wp14:anchorId="016FD5F2" wp14:editId="3A6F643B">
            <wp:extent cx="929031" cy="767999"/>
            <wp:effectExtent l="0" t="0" r="4445" b="0"/>
            <wp:docPr id="9"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335CB275" w14:textId="77777777" w:rsidR="00404ADF" w:rsidRPr="003A47DD" w:rsidRDefault="00404ADF" w:rsidP="00404ADF">
      <w:pPr>
        <w:jc w:val="both"/>
        <w:rPr>
          <w:rFonts w:cs="Arial"/>
          <w:iCs/>
          <w:spacing w:val="4"/>
          <w:sz w:val="16"/>
          <w:szCs w:val="16"/>
          <w:lang w:val="es-ES" w:eastAsia="he-IL" w:bidi="he-IL"/>
        </w:rPr>
      </w:pPr>
    </w:p>
    <w:p w14:paraId="0636F0B3" w14:textId="77777777" w:rsidR="00404ADF" w:rsidRPr="00E47E97" w:rsidRDefault="00404ADF" w:rsidP="00404ADF">
      <w:pPr>
        <w:pStyle w:val="Default"/>
        <w:shd w:val="clear" w:color="auto" w:fill="D9D9D9" w:themeFill="background1" w:themeFillShade="D9"/>
        <w:jc w:val="center"/>
        <w:rPr>
          <w:sz w:val="22"/>
          <w:szCs w:val="22"/>
          <w:highlight w:val="yellow"/>
          <w:lang w:val="eu-ES"/>
        </w:rPr>
      </w:pPr>
      <w:r w:rsidRPr="00E47E97">
        <w:rPr>
          <w:b/>
          <w:bCs/>
          <w:sz w:val="22"/>
          <w:szCs w:val="22"/>
          <w:highlight w:val="yellow"/>
          <w:lang w:val="eu-ES"/>
        </w:rPr>
        <w:t>HELDUENTZAKO ARGIBIDE-ORRIA</w:t>
      </w:r>
    </w:p>
    <w:p w14:paraId="04BCAD5E" w14:textId="77777777" w:rsidR="00404ADF" w:rsidRPr="00E47E97" w:rsidRDefault="00404ADF" w:rsidP="00404ADF">
      <w:pPr>
        <w:pStyle w:val="Default"/>
        <w:jc w:val="both"/>
        <w:rPr>
          <w:b/>
          <w:bCs/>
          <w:i/>
          <w:iCs/>
          <w:sz w:val="22"/>
          <w:szCs w:val="22"/>
          <w:highlight w:val="yellow"/>
          <w:lang w:val="eu-ES"/>
        </w:rPr>
      </w:pPr>
    </w:p>
    <w:p w14:paraId="55539450" w14:textId="77777777" w:rsidR="00404ADF" w:rsidRPr="00E47E97" w:rsidRDefault="00404ADF" w:rsidP="00404ADF">
      <w:pPr>
        <w:pStyle w:val="Default"/>
        <w:jc w:val="center"/>
        <w:rPr>
          <w:b/>
          <w:bCs/>
          <w:i/>
          <w:iCs/>
          <w:sz w:val="22"/>
          <w:szCs w:val="22"/>
          <w:highlight w:val="yellow"/>
          <w:lang w:val="eu-ES"/>
        </w:rPr>
      </w:pPr>
    </w:p>
    <w:p w14:paraId="026D9E81" w14:textId="5FD7BCFB" w:rsidR="00404ADF" w:rsidRPr="003A47DD" w:rsidRDefault="00404ADF" w:rsidP="00404ADF">
      <w:pPr>
        <w:pStyle w:val="Default"/>
        <w:jc w:val="center"/>
        <w:rPr>
          <w:b/>
          <w:bCs/>
          <w:sz w:val="22"/>
          <w:szCs w:val="22"/>
          <w:lang w:val="eu-ES"/>
        </w:rPr>
      </w:pPr>
      <w:r w:rsidRPr="00E47E97">
        <w:rPr>
          <w:b/>
          <w:bCs/>
          <w:iCs/>
          <w:sz w:val="22"/>
          <w:szCs w:val="22"/>
          <w:highlight w:val="yellow"/>
          <w:lang w:val="eu-ES"/>
        </w:rPr>
        <w:t>REPSWITCH</w:t>
      </w:r>
    </w:p>
    <w:p w14:paraId="42665B62" w14:textId="77777777" w:rsidR="00404ADF" w:rsidRPr="003A47DD" w:rsidRDefault="00404ADF" w:rsidP="00404ADF">
      <w:pPr>
        <w:pStyle w:val="Default"/>
        <w:jc w:val="both"/>
        <w:rPr>
          <w:b/>
          <w:bCs/>
          <w:sz w:val="22"/>
          <w:szCs w:val="22"/>
          <w:lang w:val="eu-ES"/>
        </w:rPr>
      </w:pPr>
    </w:p>
    <w:p w14:paraId="6BCC91FF" w14:textId="77777777" w:rsidR="00404ADF" w:rsidRPr="003A47DD" w:rsidRDefault="00404ADF" w:rsidP="00404ADF">
      <w:pPr>
        <w:pStyle w:val="Default"/>
        <w:jc w:val="both"/>
        <w:rPr>
          <w:b/>
          <w:bCs/>
          <w:sz w:val="22"/>
          <w:szCs w:val="22"/>
          <w:lang w:val="eu-ES"/>
        </w:rPr>
      </w:pPr>
    </w:p>
    <w:p w14:paraId="2209DADA" w14:textId="3E250C55" w:rsidR="00404ADF" w:rsidRPr="003A47DD" w:rsidRDefault="00404ADF" w:rsidP="00404ADF">
      <w:pPr>
        <w:pStyle w:val="Default"/>
        <w:jc w:val="both"/>
        <w:rPr>
          <w:sz w:val="22"/>
          <w:szCs w:val="22"/>
          <w:lang w:val="eu-ES"/>
        </w:rPr>
      </w:pPr>
      <w:r w:rsidRPr="003A47DD">
        <w:rPr>
          <w:b/>
          <w:bCs/>
          <w:sz w:val="22"/>
          <w:szCs w:val="22"/>
          <w:lang w:val="eu-ES"/>
        </w:rPr>
        <w:t xml:space="preserve">Ikerketaren arduraduna(k): </w:t>
      </w:r>
      <w:r>
        <w:rPr>
          <w:b/>
          <w:bCs/>
          <w:sz w:val="22"/>
          <w:szCs w:val="22"/>
          <w:lang w:val="eu-ES"/>
        </w:rPr>
        <w:t>Aikaterini Tsaroucha</w:t>
      </w:r>
    </w:p>
    <w:p w14:paraId="6F1D905E" w14:textId="77777777" w:rsidR="00404ADF" w:rsidRPr="003A47DD" w:rsidRDefault="00404ADF" w:rsidP="00404ADF">
      <w:pPr>
        <w:pStyle w:val="Default"/>
        <w:jc w:val="both"/>
        <w:rPr>
          <w:b/>
          <w:bCs/>
          <w:i/>
          <w:iCs/>
          <w:sz w:val="22"/>
          <w:szCs w:val="22"/>
          <w:lang w:val="eu-ES"/>
        </w:rPr>
      </w:pPr>
    </w:p>
    <w:p w14:paraId="5C3868AC" w14:textId="77777777" w:rsidR="00404ADF" w:rsidRPr="003A47DD" w:rsidRDefault="00404ADF" w:rsidP="00404ADF">
      <w:pPr>
        <w:pStyle w:val="Default"/>
        <w:jc w:val="both"/>
        <w:rPr>
          <w:b/>
          <w:bCs/>
          <w:i/>
          <w:iCs/>
          <w:sz w:val="22"/>
          <w:szCs w:val="22"/>
          <w:u w:val="single"/>
          <w:lang w:val="eu-ES"/>
        </w:rPr>
      </w:pPr>
      <w:r w:rsidRPr="003A47DD">
        <w:rPr>
          <w:b/>
          <w:bCs/>
          <w:i/>
          <w:iCs/>
          <w:sz w:val="22"/>
          <w:szCs w:val="22"/>
          <w:u w:val="single"/>
          <w:lang w:val="eu-ES"/>
        </w:rPr>
        <w:t>Ikerketa honetan parte hartzeko gonbidapena egin dizute. Parte hartu nahi duzun erabaki aurretik, garrantzitsua da ikerketaren helburuak eta baldintzak ezagutzea. Irakurri arreta handiz honako informazio hau, eta zalantzarik izanez gero, galdetu lasai. Eskerrik asko.</w:t>
      </w:r>
    </w:p>
    <w:p w14:paraId="7B147881" w14:textId="77777777" w:rsidR="00404ADF" w:rsidRPr="003A47DD" w:rsidRDefault="00404ADF" w:rsidP="00404ADF">
      <w:pPr>
        <w:pStyle w:val="Default"/>
        <w:jc w:val="both"/>
        <w:rPr>
          <w:sz w:val="22"/>
          <w:szCs w:val="22"/>
          <w:lang w:val="eu-ES"/>
        </w:rPr>
      </w:pPr>
    </w:p>
    <w:p w14:paraId="5B5FEDE3" w14:textId="77777777" w:rsidR="00404ADF" w:rsidRPr="003A47DD" w:rsidRDefault="00404ADF" w:rsidP="00404ADF">
      <w:pPr>
        <w:pStyle w:val="Default"/>
        <w:jc w:val="both"/>
        <w:rPr>
          <w:sz w:val="22"/>
          <w:szCs w:val="22"/>
          <w:lang w:val="eu-ES"/>
        </w:rPr>
      </w:pPr>
    </w:p>
    <w:p w14:paraId="0A361594" w14:textId="77777777" w:rsidR="00404ADF" w:rsidRPr="003A47DD" w:rsidRDefault="00404ADF" w:rsidP="00404ADF">
      <w:pPr>
        <w:pStyle w:val="Default"/>
        <w:jc w:val="both"/>
        <w:rPr>
          <w:b/>
          <w:bCs/>
          <w:sz w:val="22"/>
          <w:szCs w:val="22"/>
          <w:lang w:val="eu-ES"/>
        </w:rPr>
      </w:pPr>
      <w:r w:rsidRPr="003A47DD">
        <w:rPr>
          <w:b/>
          <w:bCs/>
          <w:sz w:val="22"/>
          <w:szCs w:val="22"/>
          <w:lang w:val="eu-ES"/>
        </w:rPr>
        <w:t xml:space="preserve">Zein da ikerketa honen helburua? </w:t>
      </w:r>
    </w:p>
    <w:p w14:paraId="57E688C2" w14:textId="77777777" w:rsidR="00404ADF" w:rsidRPr="003A47DD" w:rsidRDefault="00404ADF" w:rsidP="00404ADF">
      <w:pPr>
        <w:pStyle w:val="Default"/>
        <w:jc w:val="both"/>
        <w:rPr>
          <w:sz w:val="22"/>
          <w:szCs w:val="22"/>
          <w:lang w:val="eu-ES"/>
        </w:rPr>
      </w:pPr>
    </w:p>
    <w:p w14:paraId="42196AF2" w14:textId="77777777"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bCs/>
          <w:sz w:val="22"/>
          <w:szCs w:val="22"/>
          <w:lang w:val="eu-ES"/>
        </w:rPr>
      </w:pPr>
      <w:r w:rsidRPr="003A47DD">
        <w:rPr>
          <w:b/>
          <w:bCs/>
          <w:sz w:val="22"/>
          <w:szCs w:val="22"/>
          <w:lang w:val="eu-ES"/>
        </w:rPr>
        <w:t>[PROIEKTUAREN DESKRIBAPENA. Gehienez 100 hitz]</w:t>
      </w:r>
    </w:p>
    <w:p w14:paraId="6428920A" w14:textId="77777777"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sz w:val="22"/>
          <w:szCs w:val="22"/>
          <w:lang w:val="eu-ES"/>
        </w:rPr>
      </w:pPr>
    </w:p>
    <w:p w14:paraId="03777875" w14:textId="77777777"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sz w:val="22"/>
          <w:szCs w:val="22"/>
          <w:lang w:val="eu-ES"/>
        </w:rPr>
      </w:pPr>
    </w:p>
    <w:p w14:paraId="1954C66C" w14:textId="77777777" w:rsidR="00404ADF" w:rsidRPr="003A47DD" w:rsidRDefault="00404ADF" w:rsidP="00404ADF">
      <w:pPr>
        <w:pStyle w:val="Default"/>
        <w:jc w:val="both"/>
        <w:rPr>
          <w:sz w:val="22"/>
          <w:szCs w:val="22"/>
          <w:lang w:val="eu-ES"/>
        </w:rPr>
      </w:pPr>
    </w:p>
    <w:p w14:paraId="644CCD43" w14:textId="77777777" w:rsidR="00404ADF" w:rsidRPr="003A47DD" w:rsidRDefault="00404ADF" w:rsidP="00404ADF">
      <w:pPr>
        <w:pStyle w:val="Default"/>
        <w:jc w:val="both"/>
        <w:rPr>
          <w:b/>
          <w:sz w:val="22"/>
          <w:szCs w:val="22"/>
          <w:lang w:val="eu-ES"/>
        </w:rPr>
      </w:pPr>
      <w:r w:rsidRPr="003A47DD">
        <w:rPr>
          <w:b/>
          <w:sz w:val="22"/>
          <w:szCs w:val="22"/>
          <w:lang w:val="eu-ES"/>
        </w:rPr>
        <w:t>Zer egin beharko duzu?</w:t>
      </w:r>
    </w:p>
    <w:p w14:paraId="716B6DBC" w14:textId="4CDE836C"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bCs/>
          <w:sz w:val="22"/>
          <w:szCs w:val="22"/>
          <w:lang w:val="eu-ES"/>
        </w:rPr>
      </w:pPr>
      <w:r w:rsidRPr="003A47DD">
        <w:rPr>
          <w:b/>
          <w:bCs/>
          <w:sz w:val="22"/>
          <w:szCs w:val="22"/>
          <w:lang w:val="eu-ES"/>
        </w:rPr>
        <w:t xml:space="preserve">SAIO KOPURUA ETA HORIEN IRAUPENA: </w:t>
      </w:r>
      <w:r w:rsidRPr="00404ADF">
        <w:rPr>
          <w:sz w:val="22"/>
          <w:szCs w:val="22"/>
          <w:lang w:val="eu-ES"/>
        </w:rPr>
        <w:t>1, 60’</w:t>
      </w:r>
    </w:p>
    <w:p w14:paraId="415DC2CD" w14:textId="3366F7F8"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bCs/>
          <w:sz w:val="22"/>
          <w:szCs w:val="22"/>
          <w:lang w:val="eu-ES"/>
        </w:rPr>
      </w:pPr>
      <w:r w:rsidRPr="003A47DD">
        <w:rPr>
          <w:b/>
          <w:bCs/>
          <w:sz w:val="22"/>
          <w:szCs w:val="22"/>
          <w:lang w:val="eu-ES"/>
        </w:rPr>
        <w:t xml:space="preserve">ESPERIMENTUAREN IRAUPENA, GUZTIRA: </w:t>
      </w:r>
      <w:r w:rsidRPr="00404ADF">
        <w:rPr>
          <w:sz w:val="22"/>
          <w:szCs w:val="22"/>
          <w:lang w:val="eu-ES"/>
        </w:rPr>
        <w:t>60’</w:t>
      </w:r>
    </w:p>
    <w:p w14:paraId="450715E7" w14:textId="77777777"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bCs/>
          <w:sz w:val="22"/>
          <w:szCs w:val="22"/>
          <w:lang w:val="eu-ES"/>
        </w:rPr>
      </w:pPr>
    </w:p>
    <w:p w14:paraId="3BE01A2E" w14:textId="77777777"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bCs/>
          <w:sz w:val="22"/>
          <w:szCs w:val="22"/>
          <w:lang w:val="eu-ES"/>
        </w:rPr>
      </w:pPr>
      <w:r w:rsidRPr="003A47DD">
        <w:rPr>
          <w:b/>
          <w:bCs/>
          <w:sz w:val="22"/>
          <w:szCs w:val="22"/>
          <w:lang w:val="eu-ES"/>
        </w:rPr>
        <w:t>[ESPERIMENTUAREN AZALPEN LABURRA. Gehienez 150 hitz]</w:t>
      </w:r>
    </w:p>
    <w:p w14:paraId="1F5939B2" w14:textId="77777777"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sz w:val="22"/>
          <w:szCs w:val="22"/>
          <w:lang w:val="eu-ES"/>
        </w:rPr>
      </w:pPr>
    </w:p>
    <w:p w14:paraId="3D07131E" w14:textId="77777777"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sz w:val="22"/>
          <w:szCs w:val="22"/>
          <w:lang w:val="eu-ES"/>
        </w:rPr>
      </w:pPr>
    </w:p>
    <w:p w14:paraId="53753B3E" w14:textId="77777777" w:rsidR="00404ADF" w:rsidRPr="003A47DD" w:rsidRDefault="00404ADF" w:rsidP="00404ADF">
      <w:pPr>
        <w:pStyle w:val="Default"/>
        <w:jc w:val="both"/>
        <w:rPr>
          <w:b/>
          <w:sz w:val="22"/>
          <w:szCs w:val="22"/>
          <w:lang w:val="eu-ES"/>
        </w:rPr>
      </w:pPr>
    </w:p>
    <w:p w14:paraId="536E8F17" w14:textId="77777777" w:rsidR="00404ADF" w:rsidRPr="003A47DD" w:rsidRDefault="00404ADF" w:rsidP="00404ADF">
      <w:pPr>
        <w:pStyle w:val="Default"/>
        <w:jc w:val="both"/>
        <w:rPr>
          <w:b/>
          <w:sz w:val="22"/>
          <w:szCs w:val="22"/>
          <w:lang w:val="eu-ES"/>
        </w:rPr>
      </w:pPr>
    </w:p>
    <w:p w14:paraId="53744FD4" w14:textId="77777777" w:rsidR="00404ADF" w:rsidRPr="003A47DD" w:rsidRDefault="00404ADF" w:rsidP="00404ADF">
      <w:pPr>
        <w:pStyle w:val="Default"/>
        <w:jc w:val="both"/>
        <w:rPr>
          <w:b/>
          <w:sz w:val="22"/>
          <w:szCs w:val="22"/>
          <w:lang w:val="eu-ES"/>
        </w:rPr>
      </w:pPr>
      <w:r w:rsidRPr="003A47DD">
        <w:rPr>
          <w:b/>
          <w:sz w:val="22"/>
          <w:szCs w:val="22"/>
          <w:lang w:val="eu-ES"/>
        </w:rPr>
        <w:t>Zein teknika erabiliko dugu?</w:t>
      </w:r>
    </w:p>
    <w:p w14:paraId="30275620" w14:textId="77777777" w:rsidR="00404ADF" w:rsidRPr="003A47DD" w:rsidRDefault="00404ADF" w:rsidP="00404ADF">
      <w:pPr>
        <w:pStyle w:val="Default"/>
        <w:jc w:val="both"/>
        <w:rPr>
          <w:b/>
          <w:sz w:val="22"/>
          <w:szCs w:val="22"/>
          <w:lang w:val="eu-ES"/>
        </w:rPr>
      </w:pPr>
    </w:p>
    <w:p w14:paraId="340422E6" w14:textId="77777777" w:rsidR="00404ADF" w:rsidRPr="003A47DD" w:rsidRDefault="00404ADF" w:rsidP="00404ADF">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b/>
          <w:szCs w:val="24"/>
          <w:lang w:val="eu-ES" w:eastAsia="es-ES"/>
        </w:rPr>
      </w:pPr>
      <w:r w:rsidRPr="003A47DD">
        <w:rPr>
          <w:rFonts w:ascii="Times New Roman" w:eastAsia="Times New Roman" w:hAnsi="Times New Roman"/>
          <w:b/>
          <w:szCs w:val="24"/>
          <w:lang w:val="eu-ES" w:eastAsia="es-ES"/>
        </w:rPr>
        <w:t>TEKNIKA KONDUKTUALAK</w:t>
      </w:r>
    </w:p>
    <w:p w14:paraId="1DBBAA7F" w14:textId="77777777" w:rsidR="00404ADF" w:rsidRPr="003A47DD" w:rsidRDefault="00404ADF" w:rsidP="00404ADF">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b/>
          <w:sz w:val="24"/>
          <w:szCs w:val="24"/>
          <w:lang w:val="eu-ES" w:eastAsia="es-ES"/>
        </w:rPr>
      </w:pPr>
    </w:p>
    <w:p w14:paraId="438894EA" w14:textId="77777777" w:rsidR="00404ADF" w:rsidRPr="003A47DD" w:rsidRDefault="00404ADF" w:rsidP="00404ADF">
      <w:pPr>
        <w:pBdr>
          <w:top w:val="single" w:sz="4" w:space="1" w:color="auto"/>
          <w:left w:val="single" w:sz="4" w:space="4" w:color="auto"/>
          <w:bottom w:val="single" w:sz="4" w:space="1" w:color="auto"/>
          <w:right w:val="single" w:sz="4" w:space="4" w:color="auto"/>
        </w:pBdr>
        <w:jc w:val="both"/>
        <w:rPr>
          <w:rFonts w:ascii="Times New Roman" w:hAnsi="Times New Roman"/>
          <w:lang w:val="eu-ES"/>
        </w:rPr>
      </w:pPr>
      <w:r w:rsidRPr="003A47DD">
        <w:rPr>
          <w:rFonts w:ascii="Times New Roman" w:hAnsi="Times New Roman"/>
          <w:lang w:val="eu-ES"/>
        </w:rPr>
        <w:t>Ikerketa konduktualek psikologiaren aldagai klasikoak neurtzen dituzte; hala nola, erantzun-denborak eta erantzuteko momentuan egindako akatsak. Neurri horiek baliagarriak dira gure gaitasun kognitiboen atzean dauden mekanismoak ulertzeko. Estimuluak modu bisualean edo entzumenezkoan azal daitezke, eta erantzunak emateko ere beste bi modu egongo dira: hitzez eta eskuz. Ariketen muina, orokorrean, irudiak ikustea, hitzak eta hizkiak irakurtzea, entzunezko estimuluak entzutea, etab. izango da. Ikerketa konduktualak, normalean, kabina intsonoritzatutan egiten dira, ordenagailuz.</w:t>
      </w:r>
    </w:p>
    <w:p w14:paraId="7DC61394" w14:textId="6436E33A" w:rsidR="00404ADF" w:rsidRPr="00404ADF" w:rsidRDefault="00404ADF" w:rsidP="00404ADF">
      <w:pPr>
        <w:pBdr>
          <w:top w:val="single" w:sz="4" w:space="1" w:color="auto"/>
          <w:left w:val="single" w:sz="4" w:space="4" w:color="auto"/>
          <w:bottom w:val="single" w:sz="4" w:space="1" w:color="auto"/>
          <w:right w:val="single" w:sz="4" w:space="4" w:color="auto"/>
        </w:pBdr>
        <w:jc w:val="both"/>
        <w:rPr>
          <w:rFonts w:ascii="Times New Roman" w:hAnsi="Times New Roman"/>
          <w:lang w:val="eu-ES"/>
        </w:rPr>
      </w:pPr>
      <w:r w:rsidRPr="003A47DD">
        <w:rPr>
          <w:rFonts w:ascii="Times New Roman" w:hAnsi="Times New Roman"/>
          <w:lang w:val="eu-ES"/>
        </w:rPr>
        <w:t>Teknika honen inguruan inongo zalantzarik baduzu, galdetu lasai ikerlariari.</w:t>
      </w:r>
    </w:p>
    <w:p w14:paraId="32EA1066" w14:textId="77777777" w:rsidR="00404ADF" w:rsidRPr="003A47DD" w:rsidRDefault="00404ADF" w:rsidP="00404ADF">
      <w:pPr>
        <w:pStyle w:val="Default"/>
        <w:jc w:val="both"/>
        <w:rPr>
          <w:b/>
          <w:bCs/>
          <w:sz w:val="22"/>
          <w:szCs w:val="22"/>
          <w:lang w:val="eu-ES"/>
        </w:rPr>
      </w:pPr>
    </w:p>
    <w:p w14:paraId="5883E7CE" w14:textId="77777777" w:rsidR="00404ADF" w:rsidRPr="003A47DD" w:rsidRDefault="00404ADF" w:rsidP="00404ADF">
      <w:pPr>
        <w:pStyle w:val="Default"/>
        <w:jc w:val="both"/>
        <w:rPr>
          <w:sz w:val="22"/>
          <w:szCs w:val="22"/>
          <w:lang w:val="eu-ES"/>
        </w:rPr>
      </w:pPr>
      <w:r w:rsidRPr="003A47DD">
        <w:rPr>
          <w:b/>
          <w:bCs/>
          <w:sz w:val="22"/>
          <w:szCs w:val="22"/>
          <w:lang w:val="eu-ES"/>
        </w:rPr>
        <w:t xml:space="preserve">Ikerketa honek onurarik dakar? Eta arriskurik? </w:t>
      </w:r>
    </w:p>
    <w:p w14:paraId="5760A001" w14:textId="77777777" w:rsidR="00404ADF" w:rsidRPr="003A47DD" w:rsidRDefault="00404ADF" w:rsidP="00404ADF">
      <w:pPr>
        <w:pStyle w:val="Default"/>
        <w:jc w:val="both"/>
        <w:rPr>
          <w:sz w:val="22"/>
          <w:szCs w:val="22"/>
          <w:lang w:val="eu-ES"/>
        </w:rPr>
      </w:pPr>
      <w:r w:rsidRPr="003A47DD">
        <w:rPr>
          <w:sz w:val="22"/>
          <w:szCs w:val="22"/>
          <w:lang w:val="eu-ES"/>
        </w:rPr>
        <w:t xml:space="preserve">Ikerketa honek ez luke inongo arriskurik ekarri behar, beti ere  erabiliko dugun teknikarekin  kontraindikaziorik izan ezean. Teknika hori erabiltzeko kontraindikaziorik egonez gero, ikerlariak xehetasunen berri emango dizu. </w:t>
      </w:r>
      <w:r w:rsidRPr="003A47DD">
        <w:rPr>
          <w:sz w:val="22"/>
          <w:szCs w:val="22"/>
          <w:lang w:val="eu-ES"/>
        </w:rPr>
        <w:lastRenderedPageBreak/>
        <w:t>Deseroso sentituz gero, ikertzaileek saioa edozein unetan eten dezakete. BCBLk, gainera, erantzukizun zibileko aseguru bat dauka, parte-hartze boluntarioak estaltzen dituena.</w:t>
      </w:r>
    </w:p>
    <w:p w14:paraId="30E71BDC" w14:textId="77777777" w:rsidR="00404ADF" w:rsidRPr="003A47DD" w:rsidRDefault="00404ADF" w:rsidP="00404ADF">
      <w:pPr>
        <w:pStyle w:val="Default"/>
        <w:jc w:val="both"/>
        <w:rPr>
          <w:sz w:val="22"/>
          <w:szCs w:val="22"/>
          <w:lang w:val="eu-ES"/>
        </w:rPr>
      </w:pPr>
    </w:p>
    <w:p w14:paraId="2D248411" w14:textId="77777777" w:rsidR="00404ADF" w:rsidRPr="003A47DD" w:rsidRDefault="00404ADF" w:rsidP="00404ADF">
      <w:pPr>
        <w:pStyle w:val="Default"/>
        <w:jc w:val="both"/>
        <w:rPr>
          <w:sz w:val="22"/>
          <w:szCs w:val="22"/>
          <w:lang w:val="eu-ES"/>
        </w:rPr>
      </w:pPr>
      <w:r w:rsidRPr="003A47DD">
        <w:rPr>
          <w:b/>
          <w:bCs/>
          <w:sz w:val="22"/>
          <w:szCs w:val="22"/>
          <w:lang w:val="eu-ES"/>
        </w:rPr>
        <w:t xml:space="preserve">Zer gertatuko da nire datuekin? </w:t>
      </w:r>
    </w:p>
    <w:p w14:paraId="6CEB3C0B" w14:textId="77777777" w:rsidR="00404ADF" w:rsidRPr="003A47DD" w:rsidRDefault="00404ADF" w:rsidP="00404ADF">
      <w:pPr>
        <w:pStyle w:val="Default"/>
        <w:jc w:val="both"/>
        <w:rPr>
          <w:sz w:val="22"/>
          <w:szCs w:val="22"/>
          <w:lang w:val="eu-ES"/>
        </w:rPr>
      </w:pPr>
      <w:r w:rsidRPr="003A47DD">
        <w:rPr>
          <w:sz w:val="22"/>
          <w:szCs w:val="22"/>
          <w:lang w:val="eu-ES"/>
        </w:rPr>
        <w:t>Hemen jasotako datu guztiak  isilpean gordeko dira, eta inoiz ez zaitugu identifikatuko esperimentu honen emaitzak biltzen dituen txosten, tesi edo argitalpenetan. Proiektuak irauten duen denboran, datuak modu seguru batean gordeko ditugu. Esperimentu honek ez duenez inongo xede kliniko edota diagnostikorik, ez dizugu zure emaitza pertsonalei buruzko daturik emango. Ikerketa honek ez du helburu komertzialik izango.</w:t>
      </w:r>
    </w:p>
    <w:p w14:paraId="176B50DC" w14:textId="77777777" w:rsidR="00404ADF" w:rsidRPr="003A47DD" w:rsidRDefault="00404ADF" w:rsidP="00404ADF">
      <w:pPr>
        <w:pStyle w:val="Default"/>
        <w:jc w:val="both"/>
        <w:rPr>
          <w:sz w:val="22"/>
          <w:szCs w:val="22"/>
          <w:lang w:val="eu-ES"/>
        </w:rPr>
      </w:pPr>
      <w:r w:rsidRPr="003A47DD">
        <w:rPr>
          <w:sz w:val="22"/>
          <w:szCs w:val="22"/>
          <w:lang w:val="eu-ES"/>
        </w:rPr>
        <w:t>Ikerketan parte hartzeari uztea erabakitzen baduzu, ikerketa-taldeak aukera izango du zure datuak identifikatzeko; hala ere, eskubidea duzu datu horiek erabil ez daitezen eskatzeko.</w:t>
      </w:r>
    </w:p>
    <w:p w14:paraId="0B09B9E7" w14:textId="77777777" w:rsidR="00404ADF" w:rsidRPr="003A47DD" w:rsidRDefault="00404ADF" w:rsidP="00404ADF">
      <w:pPr>
        <w:pStyle w:val="Default"/>
        <w:jc w:val="both"/>
        <w:rPr>
          <w:sz w:val="22"/>
          <w:szCs w:val="22"/>
          <w:lang w:val="eu-ES"/>
        </w:rPr>
      </w:pPr>
      <w:r w:rsidRPr="003A47DD">
        <w:rPr>
          <w:sz w:val="22"/>
          <w:szCs w:val="22"/>
          <w:lang w:val="eu-ES"/>
        </w:rPr>
        <w:t>Esperimentua amaitzen denean, posta elektronikoz (edota paperez) bidaliko dizugu proiektuaren hipotesiaren laburpena eta xedea; horretarako arrazoia da informazio horrek esperimentuan ematen dituzun erantzunak ez baldintzatzea.</w:t>
      </w:r>
    </w:p>
    <w:p w14:paraId="0F2D8C51" w14:textId="77777777" w:rsidR="00404ADF" w:rsidRPr="003A47DD" w:rsidRDefault="00404ADF" w:rsidP="00404ADF">
      <w:pPr>
        <w:pStyle w:val="Default"/>
        <w:jc w:val="both"/>
        <w:rPr>
          <w:b/>
          <w:bCs/>
          <w:color w:val="auto"/>
          <w:sz w:val="22"/>
          <w:szCs w:val="22"/>
          <w:lang w:val="eu-ES"/>
        </w:rPr>
      </w:pPr>
    </w:p>
    <w:p w14:paraId="616CB825" w14:textId="77777777" w:rsidR="00404ADF" w:rsidRPr="003A47DD" w:rsidRDefault="00404ADF" w:rsidP="00404ADF">
      <w:pPr>
        <w:pStyle w:val="Default"/>
        <w:jc w:val="both"/>
        <w:rPr>
          <w:color w:val="auto"/>
          <w:sz w:val="22"/>
          <w:szCs w:val="22"/>
          <w:lang w:val="eu-ES"/>
        </w:rPr>
      </w:pPr>
      <w:r w:rsidRPr="003A47DD">
        <w:rPr>
          <w:b/>
          <w:bCs/>
          <w:color w:val="auto"/>
          <w:sz w:val="22"/>
          <w:szCs w:val="22"/>
          <w:lang w:val="eu-ES"/>
        </w:rPr>
        <w:t xml:space="preserve">Eta ez badut parte hartu nahi? </w:t>
      </w:r>
    </w:p>
    <w:p w14:paraId="22E1508A" w14:textId="77777777" w:rsidR="00404ADF" w:rsidRPr="003A47DD" w:rsidRDefault="00404ADF" w:rsidP="00404ADF">
      <w:pPr>
        <w:pStyle w:val="Default"/>
        <w:jc w:val="both"/>
        <w:rPr>
          <w:color w:val="auto"/>
          <w:sz w:val="22"/>
          <w:szCs w:val="22"/>
          <w:lang w:val="eu-ES"/>
        </w:rPr>
      </w:pPr>
      <w:r w:rsidRPr="003A47DD">
        <w:rPr>
          <w:color w:val="auto"/>
          <w:sz w:val="22"/>
          <w:szCs w:val="22"/>
          <w:lang w:val="eu-ES"/>
        </w:rPr>
        <w:t>Ikerketan parte hartzea aukerakoa da guztiz. Parte ez hartzea erabakitzeko kasuan, horrek ez du inongo ondoriorik izango zure jardun profesionalean. Parte hartu nahi baduzu, baimen orri bat sinatu beharko duzu, eta aukera izango duzu informazio-orri bat eskatzeko. Gainera, nahi duzun momentuan zure parte-hartzea eteteko aukera izango duzu, arrazoirik eman gabe.</w:t>
      </w:r>
    </w:p>
    <w:p w14:paraId="38DB8398" w14:textId="77777777" w:rsidR="00404ADF" w:rsidRPr="003A47DD" w:rsidRDefault="00404ADF" w:rsidP="00404ADF">
      <w:pPr>
        <w:pStyle w:val="Default"/>
        <w:jc w:val="both"/>
        <w:rPr>
          <w:color w:val="auto"/>
          <w:sz w:val="22"/>
          <w:szCs w:val="22"/>
          <w:lang w:val="eu-ES"/>
        </w:rPr>
      </w:pPr>
    </w:p>
    <w:p w14:paraId="5854204E" w14:textId="77777777" w:rsidR="00404ADF" w:rsidRPr="003A47DD" w:rsidRDefault="00404ADF" w:rsidP="00404ADF">
      <w:pPr>
        <w:pStyle w:val="Default"/>
        <w:jc w:val="both"/>
        <w:rPr>
          <w:b/>
          <w:bCs/>
          <w:color w:val="auto"/>
          <w:sz w:val="22"/>
          <w:szCs w:val="22"/>
          <w:lang w:val="eu-ES"/>
        </w:rPr>
      </w:pPr>
      <w:r w:rsidRPr="003A47DD">
        <w:rPr>
          <w:b/>
          <w:bCs/>
          <w:color w:val="auto"/>
          <w:sz w:val="22"/>
          <w:szCs w:val="22"/>
          <w:lang w:val="eu-ES"/>
        </w:rPr>
        <w:t>Informazio gehiago nahi badut, norekin jarri behar dut harremanetan?</w:t>
      </w:r>
    </w:p>
    <w:p w14:paraId="2E68321E" w14:textId="6A7F751C" w:rsidR="00404ADF" w:rsidRPr="003A47DD" w:rsidRDefault="00404ADF" w:rsidP="00404ADF">
      <w:pPr>
        <w:pStyle w:val="Default"/>
        <w:jc w:val="both"/>
        <w:rPr>
          <w:color w:val="auto"/>
          <w:sz w:val="22"/>
          <w:szCs w:val="22"/>
          <w:lang w:val="eu-ES"/>
        </w:rPr>
      </w:pPr>
      <w:r w:rsidRPr="003A47DD">
        <w:rPr>
          <w:color w:val="auto"/>
          <w:sz w:val="22"/>
          <w:szCs w:val="22"/>
          <w:lang w:val="eu-ES"/>
        </w:rPr>
        <w:t xml:space="preserve">Ikerketa honi buruzko galderarik izanez gero, idatzi posta elektronikoz honako helbide honetara: </w:t>
      </w:r>
      <w:hyperlink r:id="rId22" w:history="1">
        <w:r w:rsidRPr="003A47DD">
          <w:rPr>
            <w:rStyle w:val="Hyperlink"/>
            <w:sz w:val="22"/>
            <w:szCs w:val="22"/>
            <w:lang w:val="eu-ES"/>
          </w:rPr>
          <w:t>participa@bcbl.eu</w:t>
        </w:r>
      </w:hyperlink>
      <w:r w:rsidRPr="003A47DD">
        <w:rPr>
          <w:color w:val="auto"/>
          <w:sz w:val="22"/>
          <w:szCs w:val="22"/>
          <w:lang w:val="eu-ES"/>
        </w:rPr>
        <w:t xml:space="preserve"> . Mezuan adierazi, mesedez, ikerketaren izena (</w:t>
      </w:r>
      <w:r>
        <w:rPr>
          <w:color w:val="auto"/>
          <w:sz w:val="22"/>
          <w:szCs w:val="22"/>
          <w:lang w:val="eu-ES"/>
        </w:rPr>
        <w:t>REPSWITCH</w:t>
      </w:r>
      <w:r w:rsidRPr="003A47DD">
        <w:rPr>
          <w:color w:val="auto"/>
          <w:sz w:val="22"/>
          <w:szCs w:val="22"/>
          <w:lang w:val="eu-ES"/>
        </w:rPr>
        <w:t>) eta bere ardura duen ikerlariaren izena (</w:t>
      </w:r>
      <w:r>
        <w:rPr>
          <w:color w:val="auto"/>
          <w:sz w:val="22"/>
          <w:szCs w:val="22"/>
          <w:lang w:val="eu-ES"/>
        </w:rPr>
        <w:t>Aikaterini Tsaroucha</w:t>
      </w:r>
      <w:r w:rsidRPr="003A47DD">
        <w:rPr>
          <w:color w:val="auto"/>
          <w:sz w:val="22"/>
          <w:szCs w:val="22"/>
          <w:lang w:val="eu-ES"/>
        </w:rPr>
        <w:t>).</w:t>
      </w:r>
    </w:p>
    <w:p w14:paraId="6E57844F" w14:textId="77777777" w:rsidR="00404ADF" w:rsidRPr="003A47DD" w:rsidRDefault="00404ADF" w:rsidP="00404ADF">
      <w:pPr>
        <w:pStyle w:val="Default"/>
        <w:jc w:val="both"/>
        <w:rPr>
          <w:color w:val="auto"/>
          <w:sz w:val="22"/>
          <w:szCs w:val="22"/>
          <w:lang w:val="eu-ES"/>
        </w:rPr>
      </w:pPr>
    </w:p>
    <w:p w14:paraId="2E7BBB9E" w14:textId="77777777" w:rsidR="00404ADF" w:rsidRPr="003A47DD" w:rsidRDefault="00404ADF" w:rsidP="00404ADF">
      <w:pPr>
        <w:pStyle w:val="Default"/>
        <w:jc w:val="both"/>
        <w:rPr>
          <w:bCs/>
          <w:color w:val="auto"/>
          <w:sz w:val="22"/>
          <w:szCs w:val="22"/>
          <w:lang w:val="eu-ES"/>
        </w:rPr>
      </w:pPr>
    </w:p>
    <w:p w14:paraId="5BD96C0C" w14:textId="77777777" w:rsidR="00404ADF" w:rsidRPr="003A47DD" w:rsidRDefault="00404ADF" w:rsidP="00404ADF">
      <w:pPr>
        <w:pStyle w:val="Default"/>
        <w:jc w:val="both"/>
        <w:rPr>
          <w:bCs/>
          <w:color w:val="auto"/>
          <w:sz w:val="22"/>
          <w:szCs w:val="22"/>
          <w:lang w:val="eu-ES"/>
        </w:rPr>
      </w:pPr>
    </w:p>
    <w:p w14:paraId="3F12E56C" w14:textId="77777777" w:rsidR="00404ADF" w:rsidRPr="003A47DD" w:rsidRDefault="00404ADF" w:rsidP="00404ADF">
      <w:pPr>
        <w:pStyle w:val="Default"/>
        <w:jc w:val="both"/>
        <w:rPr>
          <w:bCs/>
          <w:color w:val="auto"/>
          <w:sz w:val="22"/>
          <w:szCs w:val="22"/>
          <w:lang w:val="eu-ES"/>
        </w:rPr>
      </w:pPr>
      <w:r w:rsidRPr="003A47DD">
        <w:rPr>
          <w:bCs/>
          <w:color w:val="auto"/>
          <w:sz w:val="22"/>
          <w:szCs w:val="22"/>
          <w:lang w:val="eu-ES"/>
        </w:rPr>
        <w:t xml:space="preserve">Eskerrik asko gure ikerketan interesa azaltzeagatik. </w:t>
      </w:r>
    </w:p>
    <w:p w14:paraId="52F82AA3" w14:textId="77777777" w:rsidR="00404ADF" w:rsidRPr="003A47DD" w:rsidRDefault="00404ADF" w:rsidP="00404ADF">
      <w:pPr>
        <w:pStyle w:val="Default"/>
        <w:jc w:val="both"/>
        <w:rPr>
          <w:color w:val="auto"/>
          <w:sz w:val="22"/>
          <w:szCs w:val="22"/>
          <w:lang w:val="eu-ES"/>
        </w:rPr>
      </w:pPr>
    </w:p>
    <w:p w14:paraId="15889738" w14:textId="76DCF50F" w:rsidR="00404ADF" w:rsidRPr="003A47DD" w:rsidRDefault="00404ADF" w:rsidP="00404ADF">
      <w:pPr>
        <w:jc w:val="both"/>
        <w:rPr>
          <w:rFonts w:ascii="Times New Roman" w:hAnsi="Times New Roman"/>
          <w:lang w:val="eu-ES"/>
        </w:rPr>
      </w:pPr>
      <w:r>
        <w:rPr>
          <w:rFonts w:ascii="Times New Roman" w:hAnsi="Times New Roman"/>
          <w:lang w:val="eu-ES"/>
        </w:rPr>
        <w:t>Aikaterini Tsaroucha</w:t>
      </w:r>
    </w:p>
    <w:p w14:paraId="341DF751" w14:textId="4DA82A38" w:rsidR="00404ADF" w:rsidRPr="003A47DD" w:rsidRDefault="00404ADF" w:rsidP="00404ADF">
      <w:pPr>
        <w:spacing w:after="0" w:line="240" w:lineRule="auto"/>
        <w:rPr>
          <w:rFonts w:ascii="Times New Roman" w:hAnsi="Times New Roman"/>
          <w:lang w:val="eu-ES"/>
        </w:rPr>
      </w:pPr>
    </w:p>
    <w:sectPr w:rsidR="00404ADF" w:rsidRPr="003A47DD" w:rsidSect="00C77BE2">
      <w:type w:val="continuous"/>
      <w:pgSz w:w="12240" w:h="15840"/>
      <w:pgMar w:top="270" w:right="990" w:bottom="142"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30A48" w14:textId="77777777" w:rsidR="00E25F27" w:rsidRDefault="00E25F27" w:rsidP="008A4A1A">
      <w:pPr>
        <w:spacing w:after="0" w:line="240" w:lineRule="auto"/>
      </w:pPr>
      <w:r>
        <w:separator/>
      </w:r>
    </w:p>
  </w:endnote>
  <w:endnote w:type="continuationSeparator" w:id="0">
    <w:p w14:paraId="6B4A29CE" w14:textId="77777777" w:rsidR="00E25F27" w:rsidRDefault="00E25F27"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3030804020204"/>
    <w:charset w:val="00"/>
    <w:family w:val="swiss"/>
    <w:pitch w:val="variable"/>
    <w:sig w:usb0="E7002EFF" w:usb1="D200FDFF" w:usb2="0A246029" w:usb3="00000000" w:csb0="000001FF" w:csb1="00000000"/>
  </w:font>
  <w:font w:name="Segoe UI">
    <w:panose1 w:val="020B0502040204020203"/>
    <w:charset w:val="A1"/>
    <w:family w:val="swiss"/>
    <w:pitch w:val="variable"/>
    <w:sig w:usb0="E4002EFF" w:usb1="C000E47F" w:usb2="0000000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6960CB3" w:rsidR="00720DEA" w:rsidRDefault="00FF7DFE">
        <w:pPr>
          <w:pStyle w:val="Footer"/>
          <w:jc w:val="right"/>
        </w:pPr>
        <w:r>
          <w:rPr>
            <w:noProof/>
          </w:rPr>
          <w:t>(Last update: 20</w:t>
        </w:r>
        <w:r w:rsidR="00720DEA">
          <w:rPr>
            <w:noProof/>
          </w:rPr>
          <w:t>/03/23)</w:t>
        </w:r>
      </w:p>
      <w:p w14:paraId="56C90242" w14:textId="495FE29B" w:rsidR="00720DEA" w:rsidRDefault="00720DEA">
        <w:pPr>
          <w:pStyle w:val="Footer"/>
          <w:jc w:val="right"/>
        </w:pPr>
        <w:r>
          <w:fldChar w:fldCharType="begin"/>
        </w:r>
        <w:r>
          <w:instrText xml:space="preserve"> PAGE   \* MERGEFORMAT </w:instrText>
        </w:r>
        <w:r>
          <w:fldChar w:fldCharType="separate"/>
        </w:r>
        <w:r w:rsidR="002E6B99">
          <w:rPr>
            <w:noProof/>
          </w:rPr>
          <w:t>1</w:t>
        </w:r>
        <w:r>
          <w:rPr>
            <w:noProof/>
          </w:rPr>
          <w:fldChar w:fldCharType="end"/>
        </w:r>
      </w:p>
    </w:sdtContent>
  </w:sdt>
  <w:p w14:paraId="5F86A685" w14:textId="77777777" w:rsidR="00720DEA" w:rsidRDefault="00720DEA" w:rsidP="00DF6B12">
    <w:pP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CB081" w14:textId="77777777" w:rsidR="00E25F27" w:rsidRDefault="00E25F27" w:rsidP="008A4A1A">
      <w:pPr>
        <w:spacing w:after="0" w:line="240" w:lineRule="auto"/>
      </w:pPr>
      <w:r>
        <w:separator/>
      </w:r>
    </w:p>
  </w:footnote>
  <w:footnote w:type="continuationSeparator" w:id="0">
    <w:p w14:paraId="7F2DA39C" w14:textId="77777777" w:rsidR="00E25F27" w:rsidRDefault="00E25F27" w:rsidP="008A4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50F8F"/>
    <w:multiLevelType w:val="hybridMultilevel"/>
    <w:tmpl w:val="A866CC82"/>
    <w:lvl w:ilvl="0" w:tplc="B8AC3F9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20"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70722505">
    <w:abstractNumId w:val="16"/>
  </w:num>
  <w:num w:numId="2" w16cid:durableId="1964573893">
    <w:abstractNumId w:val="6"/>
  </w:num>
  <w:num w:numId="3" w16cid:durableId="1388533520">
    <w:abstractNumId w:val="10"/>
  </w:num>
  <w:num w:numId="4" w16cid:durableId="645745300">
    <w:abstractNumId w:val="28"/>
  </w:num>
  <w:num w:numId="5" w16cid:durableId="1808355179">
    <w:abstractNumId w:val="1"/>
  </w:num>
  <w:num w:numId="6" w16cid:durableId="478763259">
    <w:abstractNumId w:val="22"/>
  </w:num>
  <w:num w:numId="7" w16cid:durableId="869221473">
    <w:abstractNumId w:val="24"/>
  </w:num>
  <w:num w:numId="8" w16cid:durableId="1905482656">
    <w:abstractNumId w:val="14"/>
  </w:num>
  <w:num w:numId="9" w16cid:durableId="1231620564">
    <w:abstractNumId w:val="4"/>
  </w:num>
  <w:num w:numId="10" w16cid:durableId="1456213600">
    <w:abstractNumId w:val="25"/>
  </w:num>
  <w:num w:numId="11" w16cid:durableId="258872245">
    <w:abstractNumId w:val="30"/>
  </w:num>
  <w:num w:numId="12" w16cid:durableId="1242980457">
    <w:abstractNumId w:val="7"/>
  </w:num>
  <w:num w:numId="13" w16cid:durableId="553586727">
    <w:abstractNumId w:val="18"/>
  </w:num>
  <w:num w:numId="14" w16cid:durableId="372387912">
    <w:abstractNumId w:val="20"/>
  </w:num>
  <w:num w:numId="15" w16cid:durableId="461460647">
    <w:abstractNumId w:val="5"/>
  </w:num>
  <w:num w:numId="16" w16cid:durableId="1479104798">
    <w:abstractNumId w:val="15"/>
  </w:num>
  <w:num w:numId="17" w16cid:durableId="694616196">
    <w:abstractNumId w:val="31"/>
  </w:num>
  <w:num w:numId="18" w16cid:durableId="1881626265">
    <w:abstractNumId w:val="23"/>
  </w:num>
  <w:num w:numId="19" w16cid:durableId="1369063564">
    <w:abstractNumId w:val="21"/>
  </w:num>
  <w:num w:numId="20" w16cid:durableId="1233347455">
    <w:abstractNumId w:val="11"/>
  </w:num>
  <w:num w:numId="21" w16cid:durableId="1162161584">
    <w:abstractNumId w:val="29"/>
  </w:num>
  <w:num w:numId="22" w16cid:durableId="1651057200">
    <w:abstractNumId w:val="3"/>
  </w:num>
  <w:num w:numId="23" w16cid:durableId="1752654897">
    <w:abstractNumId w:val="9"/>
  </w:num>
  <w:num w:numId="24" w16cid:durableId="409625236">
    <w:abstractNumId w:val="17"/>
  </w:num>
  <w:num w:numId="25" w16cid:durableId="765619417">
    <w:abstractNumId w:val="13"/>
  </w:num>
  <w:num w:numId="26" w16cid:durableId="1331519216">
    <w:abstractNumId w:val="19"/>
  </w:num>
  <w:num w:numId="27" w16cid:durableId="438912402">
    <w:abstractNumId w:val="26"/>
  </w:num>
  <w:num w:numId="28" w16cid:durableId="164173600">
    <w:abstractNumId w:val="27"/>
  </w:num>
  <w:num w:numId="29" w16cid:durableId="785544957">
    <w:abstractNumId w:val="12"/>
  </w:num>
  <w:num w:numId="30" w16cid:durableId="691108514">
    <w:abstractNumId w:val="2"/>
  </w:num>
  <w:num w:numId="31" w16cid:durableId="122578398">
    <w:abstractNumId w:val="8"/>
  </w:num>
  <w:num w:numId="32" w16cid:durableId="3079070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tin Martin">
    <w15:presenceInfo w15:providerId="Windows Live" w15:userId="0343318c77d205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A5"/>
    <w:rsid w:val="00000487"/>
    <w:rsid w:val="00000797"/>
    <w:rsid w:val="0000188A"/>
    <w:rsid w:val="000022A5"/>
    <w:rsid w:val="00003890"/>
    <w:rsid w:val="0001122B"/>
    <w:rsid w:val="00015215"/>
    <w:rsid w:val="0002152A"/>
    <w:rsid w:val="00021B30"/>
    <w:rsid w:val="00042D24"/>
    <w:rsid w:val="000436D6"/>
    <w:rsid w:val="00045040"/>
    <w:rsid w:val="000503FB"/>
    <w:rsid w:val="00056182"/>
    <w:rsid w:val="00056F5E"/>
    <w:rsid w:val="00056F79"/>
    <w:rsid w:val="00061054"/>
    <w:rsid w:val="00061DB1"/>
    <w:rsid w:val="00062443"/>
    <w:rsid w:val="00063860"/>
    <w:rsid w:val="000639C7"/>
    <w:rsid w:val="00063B00"/>
    <w:rsid w:val="0007520F"/>
    <w:rsid w:val="00076DA5"/>
    <w:rsid w:val="000800DE"/>
    <w:rsid w:val="00082756"/>
    <w:rsid w:val="00083A20"/>
    <w:rsid w:val="00097120"/>
    <w:rsid w:val="00097873"/>
    <w:rsid w:val="000A2C6A"/>
    <w:rsid w:val="000A67F9"/>
    <w:rsid w:val="000B3DBB"/>
    <w:rsid w:val="000B55BD"/>
    <w:rsid w:val="000C2F5A"/>
    <w:rsid w:val="000C5FFF"/>
    <w:rsid w:val="000C6D17"/>
    <w:rsid w:val="000C73E9"/>
    <w:rsid w:val="000E146F"/>
    <w:rsid w:val="000E5049"/>
    <w:rsid w:val="000E556D"/>
    <w:rsid w:val="000E6090"/>
    <w:rsid w:val="000F4332"/>
    <w:rsid w:val="000F7E92"/>
    <w:rsid w:val="00100557"/>
    <w:rsid w:val="001068AE"/>
    <w:rsid w:val="0010708B"/>
    <w:rsid w:val="001100D9"/>
    <w:rsid w:val="00110D39"/>
    <w:rsid w:val="00113845"/>
    <w:rsid w:val="00114DF3"/>
    <w:rsid w:val="001205D0"/>
    <w:rsid w:val="001301A0"/>
    <w:rsid w:val="00132116"/>
    <w:rsid w:val="001324EE"/>
    <w:rsid w:val="00137DF9"/>
    <w:rsid w:val="00137FB1"/>
    <w:rsid w:val="0014637B"/>
    <w:rsid w:val="00153C60"/>
    <w:rsid w:val="00156562"/>
    <w:rsid w:val="0016119E"/>
    <w:rsid w:val="00163C73"/>
    <w:rsid w:val="001659D4"/>
    <w:rsid w:val="00166150"/>
    <w:rsid w:val="001725B6"/>
    <w:rsid w:val="00177F6C"/>
    <w:rsid w:val="00187A5B"/>
    <w:rsid w:val="00197603"/>
    <w:rsid w:val="001A5167"/>
    <w:rsid w:val="001C5491"/>
    <w:rsid w:val="001D0DA2"/>
    <w:rsid w:val="001E12E4"/>
    <w:rsid w:val="001E4527"/>
    <w:rsid w:val="001E7AF4"/>
    <w:rsid w:val="001F2E02"/>
    <w:rsid w:val="001F5B33"/>
    <w:rsid w:val="0020388F"/>
    <w:rsid w:val="00210873"/>
    <w:rsid w:val="00215E85"/>
    <w:rsid w:val="0022500C"/>
    <w:rsid w:val="0022561D"/>
    <w:rsid w:val="00231383"/>
    <w:rsid w:val="002336E6"/>
    <w:rsid w:val="0023371A"/>
    <w:rsid w:val="00233927"/>
    <w:rsid w:val="002411B8"/>
    <w:rsid w:val="00244A55"/>
    <w:rsid w:val="00255ABE"/>
    <w:rsid w:val="002566CB"/>
    <w:rsid w:val="00256F9B"/>
    <w:rsid w:val="00260A8E"/>
    <w:rsid w:val="00260C2E"/>
    <w:rsid w:val="00267E6D"/>
    <w:rsid w:val="00270B85"/>
    <w:rsid w:val="002717CB"/>
    <w:rsid w:val="00285B9C"/>
    <w:rsid w:val="002900AD"/>
    <w:rsid w:val="00295522"/>
    <w:rsid w:val="0029645E"/>
    <w:rsid w:val="002B2C1B"/>
    <w:rsid w:val="002C0F7E"/>
    <w:rsid w:val="002C29CB"/>
    <w:rsid w:val="002D004A"/>
    <w:rsid w:val="002D1273"/>
    <w:rsid w:val="002D1F41"/>
    <w:rsid w:val="002D2119"/>
    <w:rsid w:val="002D4815"/>
    <w:rsid w:val="002D5C9D"/>
    <w:rsid w:val="002E312A"/>
    <w:rsid w:val="002E6B99"/>
    <w:rsid w:val="002E7495"/>
    <w:rsid w:val="002E7B6A"/>
    <w:rsid w:val="002F4007"/>
    <w:rsid w:val="002F65B0"/>
    <w:rsid w:val="002F6A8E"/>
    <w:rsid w:val="0030338A"/>
    <w:rsid w:val="00306B3B"/>
    <w:rsid w:val="00307BBB"/>
    <w:rsid w:val="003135C4"/>
    <w:rsid w:val="00315605"/>
    <w:rsid w:val="003171C4"/>
    <w:rsid w:val="003241CC"/>
    <w:rsid w:val="00326DD2"/>
    <w:rsid w:val="0033163B"/>
    <w:rsid w:val="003331FC"/>
    <w:rsid w:val="00334D00"/>
    <w:rsid w:val="00335AD5"/>
    <w:rsid w:val="00341FC8"/>
    <w:rsid w:val="00347B17"/>
    <w:rsid w:val="00351EE1"/>
    <w:rsid w:val="00352AF8"/>
    <w:rsid w:val="003609B2"/>
    <w:rsid w:val="003657CE"/>
    <w:rsid w:val="00367C05"/>
    <w:rsid w:val="00374644"/>
    <w:rsid w:val="003803B4"/>
    <w:rsid w:val="00384845"/>
    <w:rsid w:val="00386A69"/>
    <w:rsid w:val="003909CD"/>
    <w:rsid w:val="00392474"/>
    <w:rsid w:val="00394A19"/>
    <w:rsid w:val="0039667F"/>
    <w:rsid w:val="00397772"/>
    <w:rsid w:val="003A079C"/>
    <w:rsid w:val="003A1921"/>
    <w:rsid w:val="003A3762"/>
    <w:rsid w:val="003A3B00"/>
    <w:rsid w:val="003A47DD"/>
    <w:rsid w:val="003A5241"/>
    <w:rsid w:val="003A658F"/>
    <w:rsid w:val="003B21A4"/>
    <w:rsid w:val="003C016E"/>
    <w:rsid w:val="003C12D9"/>
    <w:rsid w:val="003C4991"/>
    <w:rsid w:val="003D72D1"/>
    <w:rsid w:val="003E0EDA"/>
    <w:rsid w:val="003E12C6"/>
    <w:rsid w:val="003E3969"/>
    <w:rsid w:val="003E4C48"/>
    <w:rsid w:val="003E5566"/>
    <w:rsid w:val="003E5D3E"/>
    <w:rsid w:val="003F105C"/>
    <w:rsid w:val="00404ADF"/>
    <w:rsid w:val="004067D2"/>
    <w:rsid w:val="00406E51"/>
    <w:rsid w:val="00412FD5"/>
    <w:rsid w:val="00413868"/>
    <w:rsid w:val="00425196"/>
    <w:rsid w:val="00425F72"/>
    <w:rsid w:val="00427637"/>
    <w:rsid w:val="00427A72"/>
    <w:rsid w:val="00435A7D"/>
    <w:rsid w:val="00437BCF"/>
    <w:rsid w:val="00440859"/>
    <w:rsid w:val="004409CC"/>
    <w:rsid w:val="004425BA"/>
    <w:rsid w:val="00442E03"/>
    <w:rsid w:val="00444311"/>
    <w:rsid w:val="00444997"/>
    <w:rsid w:val="00446CA6"/>
    <w:rsid w:val="004472A1"/>
    <w:rsid w:val="0044790B"/>
    <w:rsid w:val="00451E5E"/>
    <w:rsid w:val="00457772"/>
    <w:rsid w:val="004619CC"/>
    <w:rsid w:val="004643E5"/>
    <w:rsid w:val="0046638C"/>
    <w:rsid w:val="00474623"/>
    <w:rsid w:val="00481FEA"/>
    <w:rsid w:val="004839F6"/>
    <w:rsid w:val="0048681D"/>
    <w:rsid w:val="0049533D"/>
    <w:rsid w:val="004A012A"/>
    <w:rsid w:val="004A06D7"/>
    <w:rsid w:val="004A6BA8"/>
    <w:rsid w:val="004B0A68"/>
    <w:rsid w:val="004B1B5B"/>
    <w:rsid w:val="004C0D51"/>
    <w:rsid w:val="004C254D"/>
    <w:rsid w:val="004C2DB8"/>
    <w:rsid w:val="004C3864"/>
    <w:rsid w:val="004C4AFE"/>
    <w:rsid w:val="004D05B4"/>
    <w:rsid w:val="004D5718"/>
    <w:rsid w:val="004E1778"/>
    <w:rsid w:val="004E3E10"/>
    <w:rsid w:val="004E63ED"/>
    <w:rsid w:val="004F2485"/>
    <w:rsid w:val="004F53FC"/>
    <w:rsid w:val="004F7662"/>
    <w:rsid w:val="00502C20"/>
    <w:rsid w:val="00504407"/>
    <w:rsid w:val="005123B9"/>
    <w:rsid w:val="00512F8F"/>
    <w:rsid w:val="00517589"/>
    <w:rsid w:val="0052181F"/>
    <w:rsid w:val="00521B2A"/>
    <w:rsid w:val="00522225"/>
    <w:rsid w:val="00526F98"/>
    <w:rsid w:val="005339AD"/>
    <w:rsid w:val="0053486B"/>
    <w:rsid w:val="00535F9D"/>
    <w:rsid w:val="005363ED"/>
    <w:rsid w:val="005369B8"/>
    <w:rsid w:val="00537310"/>
    <w:rsid w:val="00537544"/>
    <w:rsid w:val="005376C2"/>
    <w:rsid w:val="00550E5A"/>
    <w:rsid w:val="00550ECE"/>
    <w:rsid w:val="00555ABE"/>
    <w:rsid w:val="00564345"/>
    <w:rsid w:val="00571F8E"/>
    <w:rsid w:val="00585BE5"/>
    <w:rsid w:val="00592A7A"/>
    <w:rsid w:val="00596918"/>
    <w:rsid w:val="005A0D0D"/>
    <w:rsid w:val="005A3393"/>
    <w:rsid w:val="005B4FB9"/>
    <w:rsid w:val="005B7A3B"/>
    <w:rsid w:val="005C02A5"/>
    <w:rsid w:val="005C0F99"/>
    <w:rsid w:val="005C14FD"/>
    <w:rsid w:val="005C1F58"/>
    <w:rsid w:val="005C4DCB"/>
    <w:rsid w:val="005C5FB7"/>
    <w:rsid w:val="005D0E65"/>
    <w:rsid w:val="005D1165"/>
    <w:rsid w:val="005D4634"/>
    <w:rsid w:val="005D6C93"/>
    <w:rsid w:val="005D718C"/>
    <w:rsid w:val="005E12AA"/>
    <w:rsid w:val="005E16F3"/>
    <w:rsid w:val="005E2A14"/>
    <w:rsid w:val="005E37A3"/>
    <w:rsid w:val="005E3B6B"/>
    <w:rsid w:val="005E5BCE"/>
    <w:rsid w:val="005E7977"/>
    <w:rsid w:val="005F0927"/>
    <w:rsid w:val="005F0C77"/>
    <w:rsid w:val="005F14C6"/>
    <w:rsid w:val="005F4B79"/>
    <w:rsid w:val="006007DF"/>
    <w:rsid w:val="00601154"/>
    <w:rsid w:val="00603E94"/>
    <w:rsid w:val="00605CD9"/>
    <w:rsid w:val="00607C73"/>
    <w:rsid w:val="006113CC"/>
    <w:rsid w:val="006251EB"/>
    <w:rsid w:val="00631CEE"/>
    <w:rsid w:val="00632DA4"/>
    <w:rsid w:val="006374A6"/>
    <w:rsid w:val="00642F99"/>
    <w:rsid w:val="00646A95"/>
    <w:rsid w:val="00655051"/>
    <w:rsid w:val="00662154"/>
    <w:rsid w:val="00662F6C"/>
    <w:rsid w:val="00666633"/>
    <w:rsid w:val="00681BBA"/>
    <w:rsid w:val="00681CDF"/>
    <w:rsid w:val="0068582C"/>
    <w:rsid w:val="0069212A"/>
    <w:rsid w:val="00692AD3"/>
    <w:rsid w:val="0069317F"/>
    <w:rsid w:val="006A20ED"/>
    <w:rsid w:val="006A68FB"/>
    <w:rsid w:val="006A6F07"/>
    <w:rsid w:val="006B2B69"/>
    <w:rsid w:val="006B2FFC"/>
    <w:rsid w:val="006B3061"/>
    <w:rsid w:val="006B3213"/>
    <w:rsid w:val="006B35CF"/>
    <w:rsid w:val="006B4D27"/>
    <w:rsid w:val="006B4F34"/>
    <w:rsid w:val="006B606D"/>
    <w:rsid w:val="006B7CF8"/>
    <w:rsid w:val="006C5866"/>
    <w:rsid w:val="006C70D4"/>
    <w:rsid w:val="006D0A0E"/>
    <w:rsid w:val="006D1999"/>
    <w:rsid w:val="006D2830"/>
    <w:rsid w:val="006E175D"/>
    <w:rsid w:val="006E2060"/>
    <w:rsid w:val="006E2D05"/>
    <w:rsid w:val="006F1C3C"/>
    <w:rsid w:val="006F58D1"/>
    <w:rsid w:val="006F77AB"/>
    <w:rsid w:val="00703E07"/>
    <w:rsid w:val="00710DEA"/>
    <w:rsid w:val="00712B79"/>
    <w:rsid w:val="00712E74"/>
    <w:rsid w:val="00715167"/>
    <w:rsid w:val="00720DEA"/>
    <w:rsid w:val="00726035"/>
    <w:rsid w:val="00735FC3"/>
    <w:rsid w:val="00737299"/>
    <w:rsid w:val="007448FE"/>
    <w:rsid w:val="00745D35"/>
    <w:rsid w:val="00747D47"/>
    <w:rsid w:val="007504F9"/>
    <w:rsid w:val="007542A0"/>
    <w:rsid w:val="00760121"/>
    <w:rsid w:val="0076756B"/>
    <w:rsid w:val="007764FB"/>
    <w:rsid w:val="00777F58"/>
    <w:rsid w:val="007818EB"/>
    <w:rsid w:val="00784AD3"/>
    <w:rsid w:val="00790820"/>
    <w:rsid w:val="00797FF9"/>
    <w:rsid w:val="007A357C"/>
    <w:rsid w:val="007A4FA0"/>
    <w:rsid w:val="007A7C40"/>
    <w:rsid w:val="007B1B9F"/>
    <w:rsid w:val="007B413F"/>
    <w:rsid w:val="007B445F"/>
    <w:rsid w:val="007B684E"/>
    <w:rsid w:val="007C040D"/>
    <w:rsid w:val="007C6F11"/>
    <w:rsid w:val="007D6172"/>
    <w:rsid w:val="007E3FA8"/>
    <w:rsid w:val="007F1439"/>
    <w:rsid w:val="007F4D16"/>
    <w:rsid w:val="008016B2"/>
    <w:rsid w:val="00813D2F"/>
    <w:rsid w:val="008335F3"/>
    <w:rsid w:val="00837091"/>
    <w:rsid w:val="00844108"/>
    <w:rsid w:val="00853067"/>
    <w:rsid w:val="00854772"/>
    <w:rsid w:val="0086010D"/>
    <w:rsid w:val="00860655"/>
    <w:rsid w:val="00861991"/>
    <w:rsid w:val="00861A4B"/>
    <w:rsid w:val="00861E80"/>
    <w:rsid w:val="00862E9E"/>
    <w:rsid w:val="00863793"/>
    <w:rsid w:val="008666D8"/>
    <w:rsid w:val="00882A56"/>
    <w:rsid w:val="0088387D"/>
    <w:rsid w:val="00884048"/>
    <w:rsid w:val="00885F50"/>
    <w:rsid w:val="00887B97"/>
    <w:rsid w:val="00897149"/>
    <w:rsid w:val="008A0C31"/>
    <w:rsid w:val="008A4A1A"/>
    <w:rsid w:val="008A54E5"/>
    <w:rsid w:val="008A690F"/>
    <w:rsid w:val="008A79E4"/>
    <w:rsid w:val="008A7D9F"/>
    <w:rsid w:val="008B0A26"/>
    <w:rsid w:val="008B7A09"/>
    <w:rsid w:val="008C4F10"/>
    <w:rsid w:val="008D45BE"/>
    <w:rsid w:val="008D4EAD"/>
    <w:rsid w:val="008D7030"/>
    <w:rsid w:val="008E07F1"/>
    <w:rsid w:val="008E67D1"/>
    <w:rsid w:val="008E6D4F"/>
    <w:rsid w:val="008F16A8"/>
    <w:rsid w:val="008F2205"/>
    <w:rsid w:val="008F4F80"/>
    <w:rsid w:val="008F7177"/>
    <w:rsid w:val="00900C74"/>
    <w:rsid w:val="009075D6"/>
    <w:rsid w:val="0090761A"/>
    <w:rsid w:val="00910B89"/>
    <w:rsid w:val="009203EF"/>
    <w:rsid w:val="00923C69"/>
    <w:rsid w:val="009329B0"/>
    <w:rsid w:val="00940404"/>
    <w:rsid w:val="009414FA"/>
    <w:rsid w:val="00941B33"/>
    <w:rsid w:val="00945B94"/>
    <w:rsid w:val="009474AA"/>
    <w:rsid w:val="009564E9"/>
    <w:rsid w:val="00964ADB"/>
    <w:rsid w:val="00965D2A"/>
    <w:rsid w:val="009735D4"/>
    <w:rsid w:val="00974840"/>
    <w:rsid w:val="009815A6"/>
    <w:rsid w:val="009835FA"/>
    <w:rsid w:val="00983F9E"/>
    <w:rsid w:val="009867AA"/>
    <w:rsid w:val="009A1D20"/>
    <w:rsid w:val="009B3092"/>
    <w:rsid w:val="009C6EDD"/>
    <w:rsid w:val="009C719D"/>
    <w:rsid w:val="009D030F"/>
    <w:rsid w:val="009D2B67"/>
    <w:rsid w:val="009D31FE"/>
    <w:rsid w:val="009E0F32"/>
    <w:rsid w:val="009E2493"/>
    <w:rsid w:val="009E5989"/>
    <w:rsid w:val="009F09DC"/>
    <w:rsid w:val="009F0FF2"/>
    <w:rsid w:val="009F1864"/>
    <w:rsid w:val="00A00205"/>
    <w:rsid w:val="00A0049B"/>
    <w:rsid w:val="00A05856"/>
    <w:rsid w:val="00A108C7"/>
    <w:rsid w:val="00A14A1F"/>
    <w:rsid w:val="00A15B12"/>
    <w:rsid w:val="00A230CB"/>
    <w:rsid w:val="00A23A39"/>
    <w:rsid w:val="00A26136"/>
    <w:rsid w:val="00A27508"/>
    <w:rsid w:val="00A405C9"/>
    <w:rsid w:val="00A45D37"/>
    <w:rsid w:val="00A51FB3"/>
    <w:rsid w:val="00A63353"/>
    <w:rsid w:val="00A64B5C"/>
    <w:rsid w:val="00A65940"/>
    <w:rsid w:val="00A6686C"/>
    <w:rsid w:val="00A67769"/>
    <w:rsid w:val="00A71352"/>
    <w:rsid w:val="00A77205"/>
    <w:rsid w:val="00A777C3"/>
    <w:rsid w:val="00A8436A"/>
    <w:rsid w:val="00A852F1"/>
    <w:rsid w:val="00A86F09"/>
    <w:rsid w:val="00A90258"/>
    <w:rsid w:val="00A91E23"/>
    <w:rsid w:val="00A93B80"/>
    <w:rsid w:val="00A96345"/>
    <w:rsid w:val="00AA2493"/>
    <w:rsid w:val="00AA3747"/>
    <w:rsid w:val="00AA7FAF"/>
    <w:rsid w:val="00AB093E"/>
    <w:rsid w:val="00AB1BBB"/>
    <w:rsid w:val="00AB3905"/>
    <w:rsid w:val="00AB6142"/>
    <w:rsid w:val="00AB7308"/>
    <w:rsid w:val="00AC1AB1"/>
    <w:rsid w:val="00AC3397"/>
    <w:rsid w:val="00AC47C4"/>
    <w:rsid w:val="00AD04D8"/>
    <w:rsid w:val="00AD220A"/>
    <w:rsid w:val="00AD7578"/>
    <w:rsid w:val="00AF14F7"/>
    <w:rsid w:val="00AF7273"/>
    <w:rsid w:val="00B01636"/>
    <w:rsid w:val="00B03525"/>
    <w:rsid w:val="00B04158"/>
    <w:rsid w:val="00B13EF0"/>
    <w:rsid w:val="00B20567"/>
    <w:rsid w:val="00B21710"/>
    <w:rsid w:val="00B23D62"/>
    <w:rsid w:val="00B24475"/>
    <w:rsid w:val="00B33422"/>
    <w:rsid w:val="00B3666B"/>
    <w:rsid w:val="00B401C7"/>
    <w:rsid w:val="00B4038B"/>
    <w:rsid w:val="00B40A23"/>
    <w:rsid w:val="00B47F76"/>
    <w:rsid w:val="00B55C5B"/>
    <w:rsid w:val="00B57A3C"/>
    <w:rsid w:val="00B6246C"/>
    <w:rsid w:val="00B741C7"/>
    <w:rsid w:val="00B9029A"/>
    <w:rsid w:val="00B909AE"/>
    <w:rsid w:val="00B94A76"/>
    <w:rsid w:val="00B95A02"/>
    <w:rsid w:val="00BA0BCA"/>
    <w:rsid w:val="00BA3523"/>
    <w:rsid w:val="00BB02FB"/>
    <w:rsid w:val="00BB0E2B"/>
    <w:rsid w:val="00BB7C31"/>
    <w:rsid w:val="00BC018D"/>
    <w:rsid w:val="00BC50A1"/>
    <w:rsid w:val="00BC5967"/>
    <w:rsid w:val="00BC5CB1"/>
    <w:rsid w:val="00BD1FE6"/>
    <w:rsid w:val="00BD31EB"/>
    <w:rsid w:val="00BD3841"/>
    <w:rsid w:val="00BD741A"/>
    <w:rsid w:val="00BE1F0E"/>
    <w:rsid w:val="00BE750D"/>
    <w:rsid w:val="00BF23E2"/>
    <w:rsid w:val="00BF54BC"/>
    <w:rsid w:val="00BF58AF"/>
    <w:rsid w:val="00BF772C"/>
    <w:rsid w:val="00C0023C"/>
    <w:rsid w:val="00C0157D"/>
    <w:rsid w:val="00C01EBB"/>
    <w:rsid w:val="00C056A4"/>
    <w:rsid w:val="00C13AC5"/>
    <w:rsid w:val="00C249E7"/>
    <w:rsid w:val="00C3006C"/>
    <w:rsid w:val="00C33B67"/>
    <w:rsid w:val="00C36A19"/>
    <w:rsid w:val="00C40B19"/>
    <w:rsid w:val="00C43232"/>
    <w:rsid w:val="00C4386F"/>
    <w:rsid w:val="00C44303"/>
    <w:rsid w:val="00C6031B"/>
    <w:rsid w:val="00C61DDB"/>
    <w:rsid w:val="00C628A7"/>
    <w:rsid w:val="00C6408B"/>
    <w:rsid w:val="00C66A9A"/>
    <w:rsid w:val="00C75376"/>
    <w:rsid w:val="00C75750"/>
    <w:rsid w:val="00C7737D"/>
    <w:rsid w:val="00C77BE2"/>
    <w:rsid w:val="00C8546E"/>
    <w:rsid w:val="00C8675B"/>
    <w:rsid w:val="00C87F4A"/>
    <w:rsid w:val="00CA5B6F"/>
    <w:rsid w:val="00CB2567"/>
    <w:rsid w:val="00CB2778"/>
    <w:rsid w:val="00CB2C5F"/>
    <w:rsid w:val="00CB3592"/>
    <w:rsid w:val="00CB3A7D"/>
    <w:rsid w:val="00CB503A"/>
    <w:rsid w:val="00CB595B"/>
    <w:rsid w:val="00CD12B9"/>
    <w:rsid w:val="00CD2AF0"/>
    <w:rsid w:val="00CD7368"/>
    <w:rsid w:val="00CD77DF"/>
    <w:rsid w:val="00CE02F5"/>
    <w:rsid w:val="00CE06C8"/>
    <w:rsid w:val="00CE6436"/>
    <w:rsid w:val="00CF05F0"/>
    <w:rsid w:val="00CF552E"/>
    <w:rsid w:val="00D01999"/>
    <w:rsid w:val="00D048D9"/>
    <w:rsid w:val="00D05BA5"/>
    <w:rsid w:val="00D11768"/>
    <w:rsid w:val="00D15281"/>
    <w:rsid w:val="00D31CCC"/>
    <w:rsid w:val="00D3300A"/>
    <w:rsid w:val="00D41162"/>
    <w:rsid w:val="00D41307"/>
    <w:rsid w:val="00D4163D"/>
    <w:rsid w:val="00D47FB8"/>
    <w:rsid w:val="00D50283"/>
    <w:rsid w:val="00D515AC"/>
    <w:rsid w:val="00D5386D"/>
    <w:rsid w:val="00D555D8"/>
    <w:rsid w:val="00D61F5C"/>
    <w:rsid w:val="00D6601E"/>
    <w:rsid w:val="00D67726"/>
    <w:rsid w:val="00D71CF4"/>
    <w:rsid w:val="00D7598F"/>
    <w:rsid w:val="00D80FE1"/>
    <w:rsid w:val="00D81C4C"/>
    <w:rsid w:val="00D92050"/>
    <w:rsid w:val="00D934AB"/>
    <w:rsid w:val="00DA3E8A"/>
    <w:rsid w:val="00DA5027"/>
    <w:rsid w:val="00DA6277"/>
    <w:rsid w:val="00DB3F0A"/>
    <w:rsid w:val="00DB5D4E"/>
    <w:rsid w:val="00DC161B"/>
    <w:rsid w:val="00DC5B19"/>
    <w:rsid w:val="00DC7B65"/>
    <w:rsid w:val="00DD3D5E"/>
    <w:rsid w:val="00DD576B"/>
    <w:rsid w:val="00DE38BF"/>
    <w:rsid w:val="00DE56F0"/>
    <w:rsid w:val="00DF050A"/>
    <w:rsid w:val="00DF0E9A"/>
    <w:rsid w:val="00DF150B"/>
    <w:rsid w:val="00DF15F2"/>
    <w:rsid w:val="00DF3462"/>
    <w:rsid w:val="00DF3A46"/>
    <w:rsid w:val="00DF6B12"/>
    <w:rsid w:val="00DF7386"/>
    <w:rsid w:val="00E05DAB"/>
    <w:rsid w:val="00E11C1D"/>
    <w:rsid w:val="00E235AF"/>
    <w:rsid w:val="00E25F27"/>
    <w:rsid w:val="00E34A6E"/>
    <w:rsid w:val="00E3779A"/>
    <w:rsid w:val="00E436F1"/>
    <w:rsid w:val="00E47E97"/>
    <w:rsid w:val="00E50ED4"/>
    <w:rsid w:val="00E539D1"/>
    <w:rsid w:val="00E54647"/>
    <w:rsid w:val="00E6105D"/>
    <w:rsid w:val="00E71DD3"/>
    <w:rsid w:val="00E749AE"/>
    <w:rsid w:val="00E84E91"/>
    <w:rsid w:val="00E904BE"/>
    <w:rsid w:val="00E90C60"/>
    <w:rsid w:val="00E938C8"/>
    <w:rsid w:val="00E94C25"/>
    <w:rsid w:val="00EA0E0F"/>
    <w:rsid w:val="00EA16B0"/>
    <w:rsid w:val="00EA30E0"/>
    <w:rsid w:val="00EA6CFC"/>
    <w:rsid w:val="00EB1084"/>
    <w:rsid w:val="00EB648C"/>
    <w:rsid w:val="00EB728F"/>
    <w:rsid w:val="00EC0527"/>
    <w:rsid w:val="00ED0477"/>
    <w:rsid w:val="00ED189F"/>
    <w:rsid w:val="00ED74D0"/>
    <w:rsid w:val="00EE3274"/>
    <w:rsid w:val="00EF1E5E"/>
    <w:rsid w:val="00EF40A6"/>
    <w:rsid w:val="00EF6882"/>
    <w:rsid w:val="00F01BCA"/>
    <w:rsid w:val="00F03DA0"/>
    <w:rsid w:val="00F10CDB"/>
    <w:rsid w:val="00F14497"/>
    <w:rsid w:val="00F15C78"/>
    <w:rsid w:val="00F20338"/>
    <w:rsid w:val="00F21F94"/>
    <w:rsid w:val="00F22CFB"/>
    <w:rsid w:val="00F323AB"/>
    <w:rsid w:val="00F35D72"/>
    <w:rsid w:val="00F373D7"/>
    <w:rsid w:val="00F41048"/>
    <w:rsid w:val="00F42A15"/>
    <w:rsid w:val="00F54E51"/>
    <w:rsid w:val="00F57019"/>
    <w:rsid w:val="00F6339A"/>
    <w:rsid w:val="00F64001"/>
    <w:rsid w:val="00F648EF"/>
    <w:rsid w:val="00F665FA"/>
    <w:rsid w:val="00F81C51"/>
    <w:rsid w:val="00F87320"/>
    <w:rsid w:val="00F91412"/>
    <w:rsid w:val="00F922E0"/>
    <w:rsid w:val="00F933DD"/>
    <w:rsid w:val="00F94148"/>
    <w:rsid w:val="00F9654C"/>
    <w:rsid w:val="00FA0C34"/>
    <w:rsid w:val="00FA4973"/>
    <w:rsid w:val="00FA4EA6"/>
    <w:rsid w:val="00FA529C"/>
    <w:rsid w:val="00FA6EC2"/>
    <w:rsid w:val="00FB0C68"/>
    <w:rsid w:val="00FB1567"/>
    <w:rsid w:val="00FB46E0"/>
    <w:rsid w:val="00FB4D64"/>
    <w:rsid w:val="00FC1127"/>
    <w:rsid w:val="00FC4078"/>
    <w:rsid w:val="00FD0299"/>
    <w:rsid w:val="00FD0557"/>
    <w:rsid w:val="00FD2917"/>
    <w:rsid w:val="00FE032A"/>
    <w:rsid w:val="00FE0EC5"/>
    <w:rsid w:val="00FE198E"/>
    <w:rsid w:val="00FE2745"/>
    <w:rsid w:val="00FE2B82"/>
    <w:rsid w:val="00FF3939"/>
    <w:rsid w:val="00FF67D9"/>
    <w:rsid w:val="00FF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349EC831-90E1-4678-A718-202D1E695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character" w:customStyle="1" w:styleId="fr-view">
    <w:name w:val="fr-view"/>
    <w:basedOn w:val="DefaultParagraphFont"/>
    <w:rsid w:val="00720DEA"/>
  </w:style>
  <w:style w:type="character" w:styleId="Emphasis">
    <w:name w:val="Emphasis"/>
    <w:basedOn w:val="DefaultParagraphFont"/>
    <w:uiPriority w:val="20"/>
    <w:qFormat/>
    <w:rsid w:val="0020388F"/>
    <w:rPr>
      <w:i/>
      <w:iCs/>
    </w:rPr>
  </w:style>
  <w:style w:type="paragraph" w:styleId="Revision">
    <w:name w:val="Revision"/>
    <w:hidden/>
    <w:uiPriority w:val="99"/>
    <w:semiHidden/>
    <w:rsid w:val="003C12D9"/>
    <w:rPr>
      <w:sz w:val="22"/>
      <w:szCs w:val="22"/>
    </w:rPr>
  </w:style>
  <w:style w:type="character" w:customStyle="1" w:styleId="cf01">
    <w:name w:val="cf01"/>
    <w:basedOn w:val="DefaultParagraphFont"/>
    <w:rsid w:val="00A93B80"/>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mailto:a.eguiguren@bcbl.eu" TargetMode="External"/><Relationship Id="rId3" Type="http://schemas.openxmlformats.org/officeDocument/2006/relationships/styles" Target="styles.xml"/><Relationship Id="rId21" Type="http://schemas.openxmlformats.org/officeDocument/2006/relationships/hyperlink" Target="mailto:participa@bcbl.eu"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a.eguiguren@bcbl.eu" TargetMode="External"/><Relationship Id="rId20" Type="http://schemas.openxmlformats.org/officeDocument/2006/relationships/hyperlink" Target="mailto:participa@bcbl.e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mailto:o.vadillo@bcbl.eu" TargetMode="External"/><Relationship Id="rId23" Type="http://schemas.openxmlformats.org/officeDocument/2006/relationships/fontTable" Target="fontTable.xml"/><Relationship Id="rId10" Type="http://schemas.openxmlformats.org/officeDocument/2006/relationships/hyperlink" Target="mailto:a.esnal@bcbl.eu" TargetMode="External"/><Relationship Id="rId19" Type="http://schemas.openxmlformats.org/officeDocument/2006/relationships/hyperlink" Target="mailto:a.eguiguren@bcbl.e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ran.r-project.org/package=eulerr" TargetMode="External"/><Relationship Id="rId22" Type="http://schemas.openxmlformats.org/officeDocument/2006/relationships/hyperlink" Target="mailto:participa@bcbl.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F1A490-3019-404B-B224-06FA03BE5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Pages>
  <Words>8293</Words>
  <Characters>44786</Characters>
  <Application>Microsoft Office Word</Application>
  <DocSecurity>0</DocSecurity>
  <Lines>373</Lines>
  <Paragraphs>105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BCBL</Company>
  <LinksUpToDate>false</LinksUpToDate>
  <CharactersWithSpaces>52974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Katerina Tsaroucha</cp:lastModifiedBy>
  <cp:revision>27</cp:revision>
  <cp:lastPrinted>2019-04-30T11:06:00Z</cp:lastPrinted>
  <dcterms:created xsi:type="dcterms:W3CDTF">2023-09-01T12:49:00Z</dcterms:created>
  <dcterms:modified xsi:type="dcterms:W3CDTF">2023-09-04T14:03:00Z</dcterms:modified>
</cp:coreProperties>
</file>