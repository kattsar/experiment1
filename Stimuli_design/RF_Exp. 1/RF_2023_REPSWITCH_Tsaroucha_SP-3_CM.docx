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6916"/>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65286CEC" w:rsidR="0020388F" w:rsidRPr="003A47DD" w:rsidRDefault="0020388F" w:rsidP="0020388F">
            <w:pPr>
              <w:spacing w:after="0" w:line="240" w:lineRule="auto"/>
              <w:rPr>
                <w:sz w:val="20"/>
                <w:lang w:val="fr-FR"/>
              </w:rPr>
            </w:pPr>
            <w:r w:rsidRPr="003A47DD">
              <w:rPr>
                <w:sz w:val="20"/>
                <w:lang w:val="fr-FR"/>
              </w:rPr>
              <w:t xml:space="preserve">Session </w:t>
            </w:r>
            <w:proofErr w:type="gramStart"/>
            <w:r w:rsidRPr="003A47DD">
              <w:rPr>
                <w:sz w:val="20"/>
                <w:lang w:val="fr-FR"/>
              </w:rPr>
              <w:t>1:</w:t>
            </w:r>
            <w:proofErr w:type="gramEnd"/>
            <w:r w:rsidRPr="003A47DD">
              <w:rPr>
                <w:sz w:val="20"/>
                <w:lang w:val="fr-FR"/>
              </w:rPr>
              <w:t xml:space="preserve">  </w:t>
            </w:r>
            <w:r>
              <w:rPr>
                <w:sz w:val="20"/>
                <w:lang w:val="fr-FR"/>
              </w:rPr>
              <w:t>75’</w:t>
            </w:r>
            <w:r w:rsidRPr="003A47DD">
              <w:rPr>
                <w:sz w:val="20"/>
                <w:lang w:val="fr-FR"/>
              </w:rPr>
              <w:t xml:space="preserve">     Session 2:       Session 3:      Session 4:       Session 5:       Session 6: </w:t>
            </w:r>
          </w:p>
          <w:p w14:paraId="7979A911" w14:textId="5C7A1487" w:rsidR="0020388F" w:rsidRPr="003A47DD" w:rsidRDefault="0020388F" w:rsidP="0020388F">
            <w:pPr>
              <w:spacing w:after="0" w:line="240" w:lineRule="auto"/>
            </w:pPr>
            <w:r w:rsidRPr="003A47DD">
              <w:t xml:space="preserve">Total duration of experiment: </w:t>
            </w:r>
            <w:r>
              <w:t>75’</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Amets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1746689A"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t>
      </w:r>
      <w:r w:rsidR="005D718C">
        <w:rPr>
          <w:bCs/>
        </w:rPr>
        <w:t>spoken</w:t>
      </w:r>
      <w:r w:rsidRPr="00312280">
        <w:rPr>
          <w:bCs/>
        </w:rPr>
        <w:t xml:space="preserve"> production through </w:t>
      </w:r>
      <w:r w:rsidR="005D718C">
        <w:rPr>
          <w:bCs/>
        </w:rPr>
        <w:t xml:space="preserve">a </w:t>
      </w:r>
      <w:r w:rsidRPr="00312280">
        <w:rPr>
          <w:bCs/>
        </w:rPr>
        <w:t>novel word learning</w:t>
      </w:r>
      <w:r w:rsidR="005D718C">
        <w:rPr>
          <w:bCs/>
        </w:rPr>
        <w:t xml:space="preserve"> paradigm</w:t>
      </w:r>
      <w:r w:rsidRPr="00312280">
        <w:rPr>
          <w:bCs/>
        </w:rPr>
        <w:t xml:space="preserve">, manipulating spelling-sound </w:t>
      </w:r>
      <w:r w:rsidR="005D718C">
        <w:rPr>
          <w:bCs/>
        </w:rPr>
        <w:t>regularity</w:t>
      </w:r>
      <w:r w:rsidR="0029645E">
        <w:rPr>
          <w:bCs/>
        </w:rPr>
        <w:t>.</w:t>
      </w:r>
      <w:r w:rsidR="005D718C">
        <w:rPr>
          <w:bCs/>
        </w:rPr>
        <w:t xml:space="preserve"> Participants were</w:t>
      </w:r>
      <w:r w:rsidR="0029645E">
        <w:rPr>
          <w:bCs/>
        </w:rPr>
        <w:t xml:space="preserve"> </w:t>
      </w:r>
      <w:r w:rsidR="00712E74">
        <w:rPr>
          <w:bCs/>
        </w:rPr>
        <w:t xml:space="preserve">tested </w:t>
      </w:r>
      <w:r w:rsidR="005D718C">
        <w:rPr>
          <w:bCs/>
        </w:rPr>
        <w:t xml:space="preserve">in </w:t>
      </w:r>
      <w:r w:rsidR="00712E74">
        <w:rPr>
          <w:bCs/>
        </w:rPr>
        <w:t>picture naming before and after introducing the spellings of the novel words</w:t>
      </w:r>
      <w:r w:rsidR="005D718C">
        <w:rPr>
          <w:bCs/>
        </w:rPr>
        <w:t>. R</w:t>
      </w:r>
      <w:r w:rsidR="00712E74">
        <w:rPr>
          <w:bCs/>
        </w:rPr>
        <w:t xml:space="preserve">esults revealed an effect of spelling regularity on naming latencies after the introduction of the novel-word spellings, but not before orthography was introduced. </w:t>
      </w:r>
      <w:proofErr w:type="spellStart"/>
      <w:r w:rsidR="00712E74">
        <w:rPr>
          <w:bCs/>
        </w:rPr>
        <w:t>Rastle</w:t>
      </w:r>
      <w:proofErr w:type="spellEnd"/>
      <w:r w:rsidR="00712E74">
        <w:rPr>
          <w:bCs/>
        </w:rPr>
        <w:t xml:space="preserv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w:t>
      </w:r>
      <w:r w:rsidR="005D718C">
        <w:rPr>
          <w:bCs/>
        </w:rPr>
        <w:t xml:space="preserve"> supposedly</w:t>
      </w:r>
      <w:r w:rsidRPr="005A59A1">
        <w:rPr>
          <w:bCs/>
        </w:rPr>
        <w:t xml:space="preserve"> not required. </w:t>
      </w:r>
      <w:r w:rsidR="005D718C">
        <w:rPr>
          <w:bCs/>
        </w:rPr>
        <w:t>In the</w:t>
      </w:r>
      <w:r w:rsidR="005D718C" w:rsidRPr="005A59A1">
        <w:rPr>
          <w:bCs/>
        </w:rPr>
        <w:t xml:space="preserve"> </w:t>
      </w:r>
      <w:r w:rsidRPr="005A59A1">
        <w:rPr>
          <w:bCs/>
        </w:rPr>
        <w:t xml:space="preserve">written </w:t>
      </w:r>
      <w:r w:rsidR="005D718C">
        <w:rPr>
          <w:bCs/>
        </w:rPr>
        <w:t>modality</w:t>
      </w:r>
      <w:r w:rsidRPr="005A59A1">
        <w:rPr>
          <w:bCs/>
        </w:rPr>
        <w:t xml:space="preserve">, Bonin and colleagues (2001) tested the possibility that phonology constrains the selection of orthographic representations, again through </w:t>
      </w:r>
      <w:r w:rsidR="005D718C">
        <w:rPr>
          <w:bCs/>
        </w:rPr>
        <w:t xml:space="preserve">the </w:t>
      </w:r>
      <w:r w:rsidRPr="005A59A1">
        <w:rPr>
          <w:bCs/>
        </w:rPr>
        <w:t xml:space="preserve">manipulation of sound-spelling inconsistency. They identified that </w:t>
      </w:r>
      <w:r w:rsidR="00F54E51">
        <w:rPr>
          <w:bCs/>
        </w:rPr>
        <w:t xml:space="preserve">words that had </w:t>
      </w:r>
      <w:r w:rsidRPr="005A59A1">
        <w:rPr>
          <w:bCs/>
        </w:rPr>
        <w:t>inconsistencies</w:t>
      </w:r>
      <w:r w:rsidR="00F54E51">
        <w:rPr>
          <w:bCs/>
        </w:rPr>
        <w:t xml:space="preserve"> showed </w:t>
      </w:r>
      <w:r w:rsidR="00F54E51" w:rsidRPr="005A59A1">
        <w:rPr>
          <w:bCs/>
        </w:rPr>
        <w:t>longer written latencies</w:t>
      </w:r>
      <w:r w:rsidR="005D718C">
        <w:rPr>
          <w:bCs/>
        </w:rPr>
        <w:t xml:space="preserve"> </w:t>
      </w:r>
      <w:r w:rsidRPr="005A59A1">
        <w:rPr>
          <w:bCs/>
        </w:rPr>
        <w:t xml:space="preserve">in written picture naming and </w:t>
      </w:r>
      <w:r w:rsidR="00F54E51">
        <w:rPr>
          <w:bCs/>
        </w:rPr>
        <w:t>writing to dictation</w:t>
      </w:r>
      <w:r w:rsidRPr="005A59A1">
        <w:rPr>
          <w:bCs/>
        </w:rPr>
        <w:t xml:space="preserve">. This supports the claim that phonology indeed constrains activation of orthographic representations and is thus co-activated during writing. </w:t>
      </w:r>
    </w:p>
    <w:p w14:paraId="4686FC4F" w14:textId="039BC2EE" w:rsidR="0020388F" w:rsidRPr="005A59A1" w:rsidRDefault="00F54E51" w:rsidP="0020388F">
      <w:pPr>
        <w:pBdr>
          <w:top w:val="single" w:sz="4" w:space="1" w:color="auto"/>
          <w:left w:val="single" w:sz="4" w:space="4" w:color="auto"/>
          <w:bottom w:val="single" w:sz="4" w:space="1" w:color="auto"/>
          <w:right w:val="single" w:sz="4" w:space="4" w:color="auto"/>
        </w:pBdr>
        <w:rPr>
          <w:b/>
          <w:u w:val="single"/>
        </w:rPr>
      </w:pPr>
      <w:r>
        <w:rPr>
          <w:bCs/>
        </w:rPr>
        <w:t>In th</w:t>
      </w:r>
      <w:r w:rsidR="005D718C">
        <w:rPr>
          <w:bCs/>
        </w:rPr>
        <w:t>e present</w:t>
      </w:r>
      <w:r>
        <w:rPr>
          <w:bCs/>
        </w:rPr>
        <w:t xml:space="preserve"> experiment, we aim to study the</w:t>
      </w:r>
      <w:r w:rsidR="0020388F" w:rsidRPr="005A59A1">
        <w:rPr>
          <w:bCs/>
        </w:rPr>
        <w:t xml:space="preserve"> interplay between oral and written output modalities </w:t>
      </w:r>
      <w:r>
        <w:rPr>
          <w:bCs/>
        </w:rPr>
        <w:t>using</w:t>
      </w:r>
      <w:r w:rsidR="0020388F" w:rsidRPr="005A59A1">
        <w:rPr>
          <w:bCs/>
        </w:rPr>
        <w:t xml:space="preserve"> the switching paradigm. Research tapping on task execution and task inhibition indicated </w:t>
      </w:r>
      <w:r>
        <w:rPr>
          <w:bCs/>
        </w:rPr>
        <w:t>that switching between tasks involves a delay in responding, named a “</w:t>
      </w:r>
      <w:r w:rsidR="0020388F" w:rsidRPr="005A59A1">
        <w:rPr>
          <w:bCs/>
        </w:rPr>
        <w:t>switching cost</w:t>
      </w:r>
      <w:r>
        <w:rPr>
          <w:bCs/>
        </w:rPr>
        <w:t>”</w:t>
      </w:r>
      <w:r w:rsidR="0020388F" w:rsidRPr="005A59A1">
        <w:rPr>
          <w:bCs/>
        </w:rPr>
        <w:t xml:space="preserve"> </w:t>
      </w:r>
      <w:r w:rsidR="0020388F" w:rsidRPr="00312280">
        <w:rPr>
          <w:bCs/>
        </w:rPr>
        <w:t xml:space="preserve">(Philipp &amp; Koch, 2005; Philipp &amp; Koch, 2011; Philipp et al., 2013). </w:t>
      </w:r>
      <w:r w:rsidR="0020388F"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w:t>
      </w:r>
      <w:r>
        <w:rPr>
          <w:bCs/>
        </w:rPr>
        <w:t xml:space="preserve"> </w:t>
      </w:r>
      <w:r w:rsidR="0020388F" w:rsidRPr="005A59A1">
        <w:rPr>
          <w:bCs/>
        </w:rPr>
        <w:t>s</w:t>
      </w:r>
      <w:r>
        <w:rPr>
          <w:bCs/>
        </w:rPr>
        <w:t>witching</w:t>
      </w:r>
      <w:r w:rsidR="0020388F" w:rsidRPr="005A59A1">
        <w:rPr>
          <w:bCs/>
        </w:rPr>
        <w:t xml:space="preserve"> costs </w:t>
      </w:r>
      <w:r>
        <w:rPr>
          <w:bCs/>
        </w:rPr>
        <w:t>switching to</w:t>
      </w:r>
      <w:r w:rsidRPr="005A59A1">
        <w:rPr>
          <w:bCs/>
        </w:rPr>
        <w:t xml:space="preserve"> </w:t>
      </w:r>
      <w:r w:rsidR="0020388F" w:rsidRPr="005A59A1">
        <w:rPr>
          <w:bCs/>
        </w:rPr>
        <w:t xml:space="preserve">vocal rather than </w:t>
      </w:r>
      <w:r>
        <w:rPr>
          <w:bCs/>
        </w:rPr>
        <w:t>to</w:t>
      </w:r>
      <w:r w:rsidRPr="005A59A1">
        <w:rPr>
          <w:bCs/>
        </w:rPr>
        <w:t xml:space="preserve"> </w:t>
      </w:r>
      <w:r w:rsidR="0020388F" w:rsidRPr="005A59A1">
        <w:rPr>
          <w:bCs/>
        </w:rPr>
        <w:t>manual responses</w:t>
      </w:r>
      <w:r w:rsidR="0029645E">
        <w:rPr>
          <w:bCs/>
        </w:rPr>
        <w:t>.</w:t>
      </w:r>
      <w:r w:rsidR="0020388F" w:rsidRPr="005A59A1">
        <w:rPr>
          <w:bCs/>
        </w:rPr>
        <w:t xml:space="preserve"> </w:t>
      </w:r>
    </w:p>
    <w:p w14:paraId="062786DA" w14:textId="6E2CC641" w:rsidR="00437BCF" w:rsidDel="00437BCF" w:rsidRDefault="0020388F" w:rsidP="00437BCF">
      <w:pPr>
        <w:pBdr>
          <w:top w:val="single" w:sz="4" w:space="1" w:color="auto"/>
          <w:left w:val="single" w:sz="4" w:space="4" w:color="auto"/>
          <w:bottom w:val="single" w:sz="4" w:space="1" w:color="auto"/>
          <w:right w:val="single" w:sz="4" w:space="4" w:color="auto"/>
        </w:pBdr>
        <w:rPr>
          <w:del w:id="1" w:author="Svetlana Pinet" w:date="2023-08-31T12:35:00Z"/>
          <w:bCs/>
        </w:rPr>
      </w:pPr>
      <w:r w:rsidRPr="005A59A1">
        <w:rPr>
          <w:bCs/>
        </w:rPr>
        <w:t xml:space="preserve">Our goal is to employ the same paradigm as in task switching for modality switching in oral and written language production. </w:t>
      </w:r>
      <w:r w:rsidR="00437BCF">
        <w:rPr>
          <w:bCs/>
        </w:rPr>
        <w:t>To do so, participants will go through</w:t>
      </w:r>
      <w:r w:rsidRPr="005A59A1">
        <w:rPr>
          <w:bCs/>
        </w:rPr>
        <w:t xml:space="preserve"> a response-modality switching experiment</w:t>
      </w:r>
      <w:r w:rsidR="00437BCF">
        <w:rPr>
          <w:bCs/>
        </w:rPr>
        <w:t>,</w:t>
      </w:r>
      <w:r w:rsidRPr="005A59A1">
        <w:rPr>
          <w:bCs/>
        </w:rPr>
        <w:t xml:space="preserve"> naming </w:t>
      </w:r>
      <w:r w:rsidR="00437BCF">
        <w:rPr>
          <w:bCs/>
        </w:rPr>
        <w:t xml:space="preserve">pictures </w:t>
      </w:r>
      <w:r w:rsidRPr="005A59A1">
        <w:rPr>
          <w:bCs/>
        </w:rPr>
        <w:t>by switching between written and spoken responses.</w:t>
      </w:r>
      <w:r w:rsidR="00CB503A">
        <w:rPr>
          <w:bCs/>
        </w:rPr>
        <w:t xml:space="preserve"> Considering the switch costs on modality switch observed by Philipp and Koch (2011),</w:t>
      </w:r>
      <w:r w:rsidRPr="005A59A1">
        <w:rPr>
          <w:bCs/>
        </w:rPr>
        <w:t xml:space="preserve"> we expect to observe switch costs between oral and written naming. </w:t>
      </w:r>
      <w:r w:rsidR="00437BCF">
        <w:rPr>
          <w:bCs/>
        </w:rPr>
        <w:t>Yet, since</w:t>
      </w:r>
      <w:r w:rsidR="00437BCF" w:rsidRPr="005A59A1">
        <w:rPr>
          <w:bCs/>
        </w:rPr>
        <w:t xml:space="preserve"> speaking and writing are two activities that can be performed</w:t>
      </w:r>
      <w:r w:rsidR="00437BCF">
        <w:rPr>
          <w:bCs/>
        </w:rPr>
        <w:t xml:space="preserve"> </w:t>
      </w:r>
      <w:r w:rsidR="00437BCF" w:rsidRPr="005A59A1">
        <w:rPr>
          <w:bCs/>
        </w:rPr>
        <w:t>simultaneously</w:t>
      </w:r>
      <w:r w:rsidR="00437BCF">
        <w:rPr>
          <w:bCs/>
        </w:rPr>
        <w:t>,</w:t>
      </w:r>
      <w:r w:rsidR="00437BCF" w:rsidRPr="005A59A1">
        <w:rPr>
          <w:bCs/>
        </w:rPr>
        <w:t xml:space="preserve"> we argue for the co-activation of phonological and orthographic representations during oral and written naming</w:t>
      </w:r>
      <w:r w:rsidR="00437BCF">
        <w:rPr>
          <w:bCs/>
        </w:rPr>
        <w:t>. We will</w:t>
      </w:r>
      <w:r w:rsidR="00437BCF" w:rsidRPr="005A59A1">
        <w:rPr>
          <w:bCs/>
        </w:rPr>
        <w:t xml:space="preserve"> </w:t>
      </w:r>
      <w:r w:rsidR="00437BCF">
        <w:rPr>
          <w:bCs/>
        </w:rPr>
        <w:t>examine</w:t>
      </w:r>
      <w:r w:rsidR="00437BCF" w:rsidRPr="005A59A1">
        <w:rPr>
          <w:bCs/>
        </w:rPr>
        <w:t xml:space="preserve"> the strength of this co-activation in each task (speak – write</w:t>
      </w:r>
      <w:r w:rsidR="00437BCF">
        <w:rPr>
          <w:bCs/>
        </w:rPr>
        <w:t xml:space="preserve">) to </w:t>
      </w:r>
      <w:commentRangeStart w:id="2"/>
      <w:commentRangeStart w:id="3"/>
      <w:r w:rsidR="00437BCF">
        <w:rPr>
          <w:bCs/>
        </w:rPr>
        <w:t>explore the directionality of the asymmetry in switch costs</w:t>
      </w:r>
      <w:r w:rsidR="00437BCF" w:rsidRPr="005A59A1">
        <w:rPr>
          <w:bCs/>
        </w:rPr>
        <w:t xml:space="preserve">. </w:t>
      </w:r>
      <w:commentRangeEnd w:id="2"/>
      <w:r w:rsidR="00437BCF">
        <w:rPr>
          <w:rStyle w:val="CommentReference"/>
        </w:rPr>
        <w:commentReference w:id="2"/>
      </w:r>
      <w:commentRangeEnd w:id="3"/>
      <w:r w:rsidR="00437BCF">
        <w:rPr>
          <w:rStyle w:val="CommentReference"/>
        </w:rPr>
        <w:commentReference w:id="3"/>
      </w:r>
    </w:p>
    <w:p w14:paraId="13BA17CB" w14:textId="1848B995" w:rsidR="0020388F" w:rsidRPr="00AF14F7" w:rsidRDefault="003A658F" w:rsidP="0020388F">
      <w:pPr>
        <w:pBdr>
          <w:top w:val="single" w:sz="4" w:space="1" w:color="auto"/>
          <w:left w:val="single" w:sz="4" w:space="4" w:color="auto"/>
          <w:bottom w:val="single" w:sz="4" w:space="1" w:color="auto"/>
          <w:right w:val="single" w:sz="4" w:space="4" w:color="auto"/>
        </w:pBdr>
        <w:rPr>
          <w:bCs/>
        </w:rPr>
      </w:pPr>
      <w:r>
        <w:rPr>
          <w:bCs/>
        </w:rPr>
        <w:t xml:space="preserve">As mentioned above, phonology and orthography are co-activated during oral and written production. However, phonology is acquired before orthography and when orthography is acquired (at around 6 years of age), it strongly relies on phonology. Thus, we </w:t>
      </w:r>
      <w:r w:rsidR="0020388F" w:rsidRPr="005A59A1">
        <w:rPr>
          <w:bCs/>
        </w:rPr>
        <w:t xml:space="preserve">expect switch costs to be asymmetrical in terms of the co-activation of </w:t>
      </w:r>
      <w:r w:rsidR="0020388F" w:rsidRPr="005A59A1">
        <w:rPr>
          <w:bCs/>
        </w:rPr>
        <w:lastRenderedPageBreak/>
        <w:t xml:space="preserve">phonological and orthographic representations when switching between response modalities. </w:t>
      </w:r>
      <w:r w:rsidR="00285B9C">
        <w:rPr>
          <w:bCs/>
        </w:rPr>
        <w:t>Namely</w:t>
      </w:r>
      <w:r w:rsidR="0020388F" w:rsidRPr="005A59A1">
        <w:rPr>
          <w:bCs/>
        </w:rPr>
        <w:t>, we should observe greater switch costs when switching from spoken to written naming than vice versa</w:t>
      </w:r>
      <w:r w:rsidR="0020388F">
        <w:rPr>
          <w:bCs/>
        </w:rPr>
        <w:t xml:space="preserve"> since phonology should be more strongly co-activated when writing than orthography when speaking</w:t>
      </w:r>
      <w:r w:rsidR="0020388F" w:rsidRPr="005A59A1">
        <w:rPr>
          <w:bCs/>
        </w:rPr>
        <w:t>.</w:t>
      </w:r>
      <w:r w:rsidR="00437BCF">
        <w:rPr>
          <w:bCs/>
        </w:rPr>
        <w:t xml:space="preserve"> </w:t>
      </w:r>
      <w:r w:rsidR="0020388F" w:rsidRPr="005A59A1">
        <w:rPr>
          <w:bCs/>
        </w:rPr>
        <w:t xml:space="preserve">We will test response modality switch </w:t>
      </w:r>
      <w:r w:rsidR="00437BCF">
        <w:rPr>
          <w:bCs/>
        </w:rPr>
        <w:t>between</w:t>
      </w:r>
      <w:r w:rsidR="0020388F" w:rsidRPr="005A59A1">
        <w:rPr>
          <w:bCs/>
        </w:rPr>
        <w:t xml:space="preserve"> typing and speaking instead of handwriting and speaking (</w:t>
      </w:r>
      <w:r w:rsidR="0020388F" w:rsidRPr="00312280">
        <w:rPr>
          <w:bCs/>
        </w:rPr>
        <w:t>Wong &amp; Maurer, 2021</w:t>
      </w:r>
      <w:r w:rsidR="0020388F" w:rsidRPr="005A59A1">
        <w:rPr>
          <w:bCs/>
        </w:rPr>
        <w:t>), taking into consideration the fact that typing is pervasive</w:t>
      </w:r>
      <w:r w:rsidR="0020388F">
        <w:rPr>
          <w:bCs/>
        </w:rPr>
        <w:t xml:space="preserve"> in everyday life and</w:t>
      </w:r>
      <w:r w:rsidR="0020388F" w:rsidRPr="005A59A1">
        <w:rPr>
          <w:bCs/>
        </w:rPr>
        <w:t xml:space="preserve"> </w:t>
      </w:r>
      <w:r w:rsidR="0020388F">
        <w:rPr>
          <w:bCs/>
        </w:rPr>
        <w:t>competes with</w:t>
      </w:r>
      <w:r w:rsidR="0020388F" w:rsidRPr="005A59A1">
        <w:rPr>
          <w:bCs/>
        </w:rPr>
        <w:t xml:space="preserve"> handwriting as the preferred way of written communication (</w:t>
      </w:r>
      <w:r w:rsidR="0020388F"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are expected to be overall quicker between repeat trials (same modality: type-type / speak-speak) than between switch trials (different modality).</w:t>
      </w:r>
    </w:p>
    <w:p w14:paraId="5C25693D" w14:textId="3395A6FD"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are expected to be overall quicker </w:t>
      </w:r>
      <w:r w:rsidR="004B1B5B">
        <w:t xml:space="preserve">in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061DB1" w:rsidRDefault="0020388F" w:rsidP="00CB503A">
      <w:pPr>
        <w:pBdr>
          <w:top w:val="single" w:sz="4" w:space="1" w:color="auto"/>
          <w:left w:val="single" w:sz="4" w:space="4" w:color="auto"/>
          <w:bottom w:val="single" w:sz="4" w:space="1" w:color="auto"/>
          <w:right w:val="single" w:sz="4" w:space="4" w:color="auto"/>
        </w:pBdr>
        <w:spacing w:after="0"/>
        <w:jc w:val="center"/>
        <w:rPr>
          <w:b/>
          <w:bCs/>
          <w:lang w:val="el-GR"/>
        </w:rPr>
      </w:pPr>
      <w:r w:rsidRPr="005A59A1">
        <w:rPr>
          <w:b/>
          <w:bCs/>
          <w:noProof/>
          <w:lang w:val="es-ES" w:eastAsia="es-ES"/>
        </w:rPr>
        <w:drawing>
          <wp:inline distT="0" distB="0" distL="0" distR="0" wp14:anchorId="0752BA42" wp14:editId="6A991671">
            <wp:extent cx="3322320" cy="2266950"/>
            <wp:effectExtent l="0" t="0" r="0" b="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rotWithShape="1">
                    <a:blip r:embed="rId15" cstate="print">
                      <a:extLst>
                        <a:ext uri="{28A0092B-C50C-407E-A947-70E740481C1C}">
                          <a14:useLocalDpi xmlns:a14="http://schemas.microsoft.com/office/drawing/2010/main" val="0"/>
                        </a:ext>
                      </a:extLst>
                    </a:blip>
                    <a:srcRect l="8809" t="2937" r="11174"/>
                    <a:stretch/>
                  </pic:blipFill>
                  <pic:spPr bwMode="auto">
                    <a:xfrm>
                      <a:off x="0" y="0"/>
                      <a:ext cx="3330979" cy="2272858"/>
                    </a:xfrm>
                    <a:prstGeom prst="rect">
                      <a:avLst/>
                    </a:prstGeom>
                    <a:ln>
                      <a:noFill/>
                    </a:ln>
                    <a:extLst>
                      <a:ext uri="{53640926-AAD7-44D8-BBD7-CCE9431645EC}">
                        <a14:shadowObscured xmlns:a14="http://schemas.microsoft.com/office/drawing/2010/main"/>
                      </a:ext>
                    </a:extLst>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681C4410"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Forty-eight native speakers of Spanish will be recruited. We will attempt to keep knowledge of </w:t>
      </w:r>
      <w:r w:rsidR="006A68FB">
        <w:rPr>
          <w:bCs/>
        </w:rPr>
        <w:t>other</w:t>
      </w:r>
      <w:r w:rsidR="006A68FB" w:rsidRPr="005A59A1">
        <w:rPr>
          <w:bCs/>
        </w:rPr>
        <w:t xml:space="preserve"> </w:t>
      </w:r>
      <w:r w:rsidRPr="005A59A1">
        <w:rPr>
          <w:bCs/>
        </w:rPr>
        <w:t>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73D0EB6E"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 xml:space="preserve">di- and trisyllabic Spanish nouns will be employed. </w:t>
      </w:r>
      <w:commentRangeStart w:id="4"/>
      <w:commentRangeStart w:id="5"/>
      <w:r w:rsidR="0020388F" w:rsidRPr="005A59A1">
        <w:rPr>
          <w:bCs/>
        </w:rPr>
        <w:t xml:space="preserve">The stimuli are </w:t>
      </w:r>
      <w:r w:rsidR="00061DB1" w:rsidRPr="00061DB1">
        <w:rPr>
          <w:bCs/>
        </w:rPr>
        <w:t>co</w:t>
      </w:r>
      <w:r w:rsidR="00061DB1">
        <w:rPr>
          <w:bCs/>
        </w:rPr>
        <w:t>ntrolled</w:t>
      </w:r>
      <w:r w:rsidR="0020388F" w:rsidRPr="005A59A1">
        <w:rPr>
          <w:bCs/>
        </w:rPr>
        <w:t xml:space="preserve">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 xml:space="preserve">number of phonemes, number of syllables, percentage of bimanual transitions, and semantic category. </w:t>
      </w:r>
      <w:commentRangeEnd w:id="4"/>
      <w:r w:rsidR="008E07F1">
        <w:rPr>
          <w:rStyle w:val="CommentReference"/>
        </w:rPr>
        <w:commentReference w:id="4"/>
      </w:r>
      <w:commentRangeEnd w:id="5"/>
      <w:r w:rsidR="00061DB1">
        <w:rPr>
          <w:rStyle w:val="CommentReference"/>
        </w:rPr>
        <w:commentReference w:id="5"/>
      </w:r>
      <w:r w:rsidR="0020388F" w:rsidRPr="005A59A1">
        <w:rPr>
          <w:bCs/>
        </w:rPr>
        <w:t>Since the task will be picture naming, each item will be presented in the form of a picture. Images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5318B332"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w:t>
      </w:r>
      <w:r w:rsidR="006A68FB">
        <w:rPr>
          <w:bCs/>
        </w:rPr>
        <w:t>alternate</w:t>
      </w:r>
      <w:r w:rsidRPr="005A59A1">
        <w:rPr>
          <w:bCs/>
        </w:rPr>
        <w:t xml:space="preserve">, so that </w:t>
      </w:r>
      <w:r w:rsidR="006A68FB">
        <w:rPr>
          <w:bCs/>
        </w:rPr>
        <w:t>modalities</w:t>
      </w:r>
      <w:r w:rsidR="006A68FB" w:rsidRPr="005A59A1">
        <w:rPr>
          <w:bCs/>
        </w:rPr>
        <w:t xml:space="preserve"> </w:t>
      </w:r>
      <w:r w:rsidRPr="005A59A1">
        <w:rPr>
          <w:bCs/>
        </w:rPr>
        <w:t>will repeat (two typ</w:t>
      </w:r>
      <w:r>
        <w:rPr>
          <w:bCs/>
        </w:rPr>
        <w:t>e</w:t>
      </w:r>
      <w:r w:rsidRPr="005A59A1">
        <w:rPr>
          <w:bCs/>
        </w:rPr>
        <w:t>/speak</w:t>
      </w:r>
      <w:r>
        <w:rPr>
          <w:bCs/>
        </w:rPr>
        <w:t xml:space="preserve"> </w:t>
      </w:r>
      <w:r w:rsidRPr="005A59A1">
        <w:rPr>
          <w:bCs/>
        </w:rPr>
        <w:t>trials</w:t>
      </w:r>
      <w:r w:rsidR="006A68FB">
        <w:rPr>
          <w:bCs/>
        </w:rPr>
        <w:t xml:space="preserve"> in a row</w:t>
      </w:r>
      <w:r w:rsidRPr="005A59A1">
        <w:rPr>
          <w:bCs/>
        </w:rPr>
        <w:t>) or switch (</w:t>
      </w:r>
      <w:r>
        <w:rPr>
          <w:bCs/>
        </w:rPr>
        <w:t>two trials</w:t>
      </w:r>
      <w:r w:rsidR="006A68FB">
        <w:rPr>
          <w:bCs/>
        </w:rPr>
        <w:t xml:space="preserve"> in a different</w:t>
      </w:r>
      <w:r w:rsidRPr="005A59A1">
        <w:rPr>
          <w:bCs/>
        </w:rPr>
        <w:t xml:space="preserve"> response modality). </w:t>
      </w:r>
      <w:r>
        <w:rPr>
          <w:bCs/>
        </w:rPr>
        <w:t xml:space="preserve">Repeat and switch trials will always be </w:t>
      </w:r>
      <w:r w:rsidR="006A68FB">
        <w:rPr>
          <w:bCs/>
        </w:rPr>
        <w:t xml:space="preserve">with the same </w:t>
      </w:r>
      <w:r>
        <w:rPr>
          <w:bCs/>
        </w:rPr>
        <w:t>stimulus repeat</w:t>
      </w:r>
      <w:r w:rsidR="006A68FB">
        <w:rPr>
          <w:bCs/>
        </w:rPr>
        <w:t>ed</w:t>
      </w:r>
      <w:r>
        <w:rPr>
          <w:bCs/>
        </w:rPr>
        <w:t xml:space="preserve">. </w:t>
      </w:r>
      <w:r w:rsidRPr="005A59A1">
        <w:rPr>
          <w:bCs/>
        </w:rPr>
        <w:t>There will also be filler trials</w:t>
      </w:r>
      <w:r>
        <w:rPr>
          <w:bCs/>
        </w:rPr>
        <w:t xml:space="preserve"> (always </w:t>
      </w:r>
      <w:r w:rsidR="006A68FB">
        <w:rPr>
          <w:bCs/>
        </w:rPr>
        <w:t xml:space="preserve">without </w:t>
      </w:r>
      <w:r>
        <w:rPr>
          <w:bCs/>
        </w:rPr>
        <w:t>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w:t>
      </w:r>
      <w:r w:rsidR="006A68FB">
        <w:rPr>
          <w:bCs/>
        </w:rPr>
        <w:t>ing</w:t>
      </w:r>
      <w:r>
        <w:rPr>
          <w:bCs/>
        </w:rPr>
        <w:t xml:space="preserve"> and typ</w:t>
      </w:r>
      <w:r w:rsidR="006A68FB">
        <w:rPr>
          <w:bCs/>
        </w:rPr>
        <w:t>ing</w:t>
      </w:r>
      <w:r>
        <w:rPr>
          <w:bCs/>
        </w:rPr>
        <w:t xml:space="preserv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23011F56"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t>
      </w:r>
      <w:r w:rsidR="00295522">
        <w:rPr>
          <w:bCs/>
        </w:rPr>
        <w:t xml:space="preserve">and durations </w:t>
      </w:r>
      <w:r w:rsidRPr="00232B44">
        <w:rPr>
          <w:bCs/>
        </w:rPr>
        <w:t xml:space="preserve">we will conduct linear-mixed effects </w:t>
      </w:r>
      <w:r w:rsidRPr="00232B44">
        <w:rPr>
          <w:bCs/>
        </w:rPr>
        <w:lastRenderedPageBreak/>
        <w:t>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a practice phase, and the main experimental task. </w:t>
      </w:r>
    </w:p>
    <w:p w14:paraId="4F70918F" w14:textId="19C13BCC"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participants will be presented with a randomised sequence of the target</w:t>
      </w:r>
      <w:r>
        <w:rPr>
          <w:bCs/>
        </w:rPr>
        <w:t xml:space="preserve"> and practice</w:t>
      </w:r>
      <w:r w:rsidRPr="005A59A1">
        <w:rPr>
          <w:bCs/>
        </w:rPr>
        <w:t xml:space="preserve"> pictures and they will be asked to name each object</w:t>
      </w:r>
      <w:r>
        <w:rPr>
          <w:bCs/>
        </w:rPr>
        <w:t xml:space="preserve"> </w:t>
      </w:r>
      <w:commentRangeStart w:id="6"/>
      <w:commentRangeStart w:id="7"/>
      <w:r>
        <w:rPr>
          <w:bCs/>
        </w:rPr>
        <w:t>(N = 45</w:t>
      </w:r>
      <w:commentRangeEnd w:id="6"/>
      <w:r w:rsidR="00BA0BCA">
        <w:rPr>
          <w:rStyle w:val="CommentReference"/>
        </w:rPr>
        <w:commentReference w:id="6"/>
      </w:r>
      <w:commentRangeEnd w:id="7"/>
      <w:r w:rsidR="00784AD3">
        <w:rPr>
          <w:rStyle w:val="CommentReference"/>
        </w:rPr>
        <w:commentReference w:id="7"/>
      </w:r>
      <w:r>
        <w:rPr>
          <w:bCs/>
        </w:rPr>
        <w:t>)</w:t>
      </w:r>
      <w:r w:rsidRPr="005A59A1">
        <w:rPr>
          <w:bCs/>
        </w:rPr>
        <w:t xml:space="preserve">. </w:t>
      </w:r>
      <w:r>
        <w:rPr>
          <w:bCs/>
        </w:rPr>
        <w:t>After they have named each picture, the word for each object will appear below the image in the middle of screen</w:t>
      </w:r>
      <w:r w:rsidRPr="00312280">
        <w:rPr>
          <w:bCs/>
        </w:rPr>
        <w:t xml:space="preserve">. </w:t>
      </w:r>
      <w:r w:rsidR="00BA0BCA">
        <w:rPr>
          <w:bCs/>
        </w:rPr>
        <w:t xml:space="preserve">Participants will be asked to </w:t>
      </w:r>
      <w:r w:rsidR="00061DB1">
        <w:rPr>
          <w:bCs/>
        </w:rPr>
        <w:t xml:space="preserve">later </w:t>
      </w:r>
      <w:r w:rsidR="00BA0BCA">
        <w:rPr>
          <w:bCs/>
        </w:rPr>
        <w:t>use on</w:t>
      </w:r>
      <w:r w:rsidR="00061DB1">
        <w:rPr>
          <w:bCs/>
        </w:rPr>
        <w:t>ly</w:t>
      </w:r>
      <w:r w:rsidR="00BA0BCA">
        <w:rPr>
          <w:bCs/>
        </w:rPr>
        <w:t xml:space="preserve"> the “expected word” appearing on the screen instead of what they answered, in case of a mismatch between the</w:t>
      </w:r>
      <w:r w:rsidR="00061DB1">
        <w:rPr>
          <w:bCs/>
        </w:rPr>
        <w:t>ir</w:t>
      </w:r>
      <w:r w:rsidR="00BA0BCA">
        <w:rPr>
          <w:bCs/>
        </w:rPr>
        <w:t xml:space="preserve"> response and </w:t>
      </w:r>
      <w:r w:rsidR="00061DB1">
        <w:rPr>
          <w:bCs/>
        </w:rPr>
        <w:t xml:space="preserve">the </w:t>
      </w:r>
      <w:r w:rsidR="00BA0BCA">
        <w:rPr>
          <w:bCs/>
        </w:rPr>
        <w:t>expected one. This phase is to ensure that all participants use the expected term to name each object.</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images of objects 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40BD2644" w:rsidR="0020388F" w:rsidRDefault="0020388F" w:rsidP="0020388F">
      <w:pPr>
        <w:pBdr>
          <w:top w:val="single" w:sz="4" w:space="1" w:color="auto"/>
          <w:left w:val="single" w:sz="4" w:space="4" w:color="auto"/>
          <w:bottom w:val="single" w:sz="4" w:space="1" w:color="auto"/>
          <w:right w:val="single" w:sz="4" w:space="4" w:color="auto"/>
        </w:pBdr>
        <w:rPr>
          <w:bCs/>
        </w:rPr>
      </w:pPr>
      <w:commentRangeStart w:id="8"/>
      <w:r>
        <w:rPr>
          <w:bCs/>
        </w:rPr>
        <w:t>For the creation of the list, we used the Euler package in R (</w:t>
      </w:r>
      <w:r w:rsidRPr="00312280">
        <w:t>Larsson</w:t>
      </w:r>
      <w:r>
        <w:t>, 2022</w:t>
      </w:r>
      <w:r>
        <w:rPr>
          <w:bCs/>
        </w:rPr>
        <w:t>) to obtain four different balanced sequences of the four conditions of interest (</w:t>
      </w:r>
      <w:commentRangeStart w:id="9"/>
      <w:commentRangeStart w:id="10"/>
      <w:r>
        <w:rPr>
          <w:bCs/>
        </w:rPr>
        <w:t>repeat type, repeat speak, switch type to speak, switch speak to type</w:t>
      </w:r>
      <w:commentRangeEnd w:id="9"/>
      <w:r w:rsidR="003C12D9">
        <w:rPr>
          <w:rStyle w:val="CommentReference"/>
        </w:rPr>
        <w:commentReference w:id="9"/>
      </w:r>
      <w:commentRangeEnd w:id="10"/>
      <w:r w:rsidR="00DC5B19">
        <w:rPr>
          <w:rStyle w:val="CommentReference"/>
        </w:rPr>
        <w:commentReference w:id="10"/>
      </w:r>
      <w:r>
        <w:rPr>
          <w:bCs/>
        </w:rPr>
        <w:t xml:space="preserv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images (N = 32). Each set of images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commentRangeEnd w:id="8"/>
      <w:r w:rsidR="00BA0BCA">
        <w:rPr>
          <w:rStyle w:val="CommentReference"/>
        </w:rPr>
        <w:commentReference w:id="8"/>
      </w:r>
    </w:p>
    <w:p w14:paraId="587927D2" w14:textId="401C92DB"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w:t>
      </w:r>
      <w:r w:rsidR="00BA0BCA">
        <w:rPr>
          <w:bCs/>
        </w:rPr>
        <w:t>re</w:t>
      </w:r>
      <w:r>
        <w:rPr>
          <w:bCs/>
        </w:rPr>
        <w:t xml:space="preserv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lastRenderedPageBreak/>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CE06C8" w:rsidRDefault="0020388F" w:rsidP="0020388F">
      <w:pPr>
        <w:pBdr>
          <w:top w:val="single" w:sz="4" w:space="1" w:color="auto"/>
          <w:left w:val="single" w:sz="4" w:space="4" w:color="auto"/>
          <w:bottom w:val="single" w:sz="4" w:space="1" w:color="auto"/>
          <w:right w:val="single" w:sz="4" w:space="4" w:color="auto"/>
        </w:pBdr>
        <w:rPr>
          <w:bCs/>
          <w:lang w:val="es-ES"/>
        </w:rPr>
      </w:pPr>
      <w:r w:rsidRPr="00CE06C8">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E06C8">
        <w:rPr>
          <w:lang w:val="es-ES"/>
        </w:rPr>
        <w:t xml:space="preserve">Bates, D., &amp; </w:t>
      </w:r>
      <w:proofErr w:type="spellStart"/>
      <w:r w:rsidRPr="00CE06C8">
        <w:rPr>
          <w:lang w:val="es-ES"/>
        </w:rPr>
        <w:t>Maechler</w:t>
      </w:r>
      <w:proofErr w:type="spellEnd"/>
      <w:r w:rsidRPr="00CE06C8">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Duchon, A., Perea, M., Sebastián-</w:t>
      </w:r>
      <w:proofErr w:type="spellStart"/>
      <w:r w:rsidRPr="000449A6">
        <w:rPr>
          <w:rFonts w:asciiTheme="minorHAnsi" w:hAnsiTheme="minorHAnsi" w:cstheme="minorHAnsi"/>
          <w:color w:val="222222"/>
          <w:shd w:val="clear" w:color="auto" w:fill="FFFFFF"/>
        </w:rPr>
        <w:t>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18"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lastRenderedPageBreak/>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72B0A96F" w14:textId="77777777" w:rsidR="00CB595B" w:rsidRDefault="00DF6B12" w:rsidP="00DF6B12">
            <w:pPr>
              <w:tabs>
                <w:tab w:val="left" w:pos="945"/>
              </w:tabs>
              <w:spacing w:after="0" w:line="240" w:lineRule="auto"/>
              <w:rPr>
                <w:ins w:id="11" w:author="Martin Martin" w:date="2023-09-01T15:06:00Z"/>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p>
          <w:p w14:paraId="0C2B6FD9" w14:textId="03691E00" w:rsidR="003E5566" w:rsidRPr="003A47DD" w:rsidRDefault="003C12D9" w:rsidP="00DF6B12">
            <w:pPr>
              <w:tabs>
                <w:tab w:val="left" w:pos="945"/>
              </w:tabs>
              <w:spacing w:after="0" w:line="240" w:lineRule="auto"/>
              <w:rPr>
                <w:b/>
                <w:sz w:val="20"/>
              </w:rPr>
            </w:pPr>
            <w:r w:rsidRPr="003C016E">
              <w:rPr>
                <w:bCs/>
                <w:sz w:val="20"/>
              </w:rPr>
              <w:t>typing speed about 30 wpm</w:t>
            </w:r>
          </w:p>
          <w:p w14:paraId="796E7F3E" w14:textId="6C8ED3C3" w:rsidR="00FE0EC5" w:rsidRPr="003A47DD" w:rsidRDefault="00CB595B" w:rsidP="00AA3747">
            <w:pPr>
              <w:tabs>
                <w:tab w:val="left" w:pos="945"/>
              </w:tabs>
              <w:spacing w:after="0" w:line="240" w:lineRule="auto"/>
            </w:pPr>
            <w:r>
              <w:t>any other language than Spanish kept at minimal proficiency</w:t>
            </w: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07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9"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lastRenderedPageBreak/>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4920F7C6" w14:textId="43528E25" w:rsidR="003C016E" w:rsidRPr="003C016E"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r w:rsidR="003C016E">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proofErr w:type="spellStart"/>
            <w:r w:rsidRPr="003A47DD">
              <w:rPr>
                <w:b/>
                <w:sz w:val="18"/>
              </w:rPr>
              <w:t>Eguiguren</w:t>
            </w:r>
            <w:proofErr w:type="spellEnd"/>
            <w:r w:rsidRPr="003A47DD">
              <w:rPr>
                <w:b/>
                <w:sz w:val="18"/>
              </w:rPr>
              <w:t xml:space="preserve">  </w:t>
            </w:r>
            <w:r w:rsidR="009F1864" w:rsidRPr="003A47DD">
              <w:rPr>
                <w:b/>
                <w:sz w:val="18"/>
              </w:rPr>
              <w:t>(</w:t>
            </w:r>
            <w:hyperlink r:id="rId20"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D83AD07" w14:textId="77777777"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The familiarisation phase will have one </w:t>
            </w:r>
            <w:proofErr w:type="spellStart"/>
            <w:r>
              <w:rPr>
                <w:bCs/>
              </w:rPr>
              <w:t>PsychoPy</w:t>
            </w:r>
            <w:proofErr w:type="spellEnd"/>
            <w:r>
              <w:rPr>
                <w:bCs/>
              </w:rPr>
              <w:t xml:space="preserve"> file. Each practice session will have two versions for colour-cue randomization (N = 4). The main task will have two versions for each of the four lists (N = 8). There will be one </w:t>
            </w:r>
            <w:proofErr w:type="spellStart"/>
            <w:r>
              <w:rPr>
                <w:bCs/>
              </w:rPr>
              <w:t>PsychoPy</w:t>
            </w:r>
            <w:proofErr w:type="spellEnd"/>
            <w:r>
              <w:rPr>
                <w:bCs/>
              </w:rPr>
              <w:t xml:space="preserve"> file for each part, namely 13 different </w:t>
            </w:r>
            <w:proofErr w:type="spellStart"/>
            <w:r>
              <w:rPr>
                <w:bCs/>
              </w:rPr>
              <w:t>PsychoPy</w:t>
            </w:r>
            <w:proofErr w:type="spellEnd"/>
            <w:r>
              <w:rPr>
                <w:bCs/>
              </w:rPr>
              <w:t xml:space="preserve">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77777777" w:rsidR="0020388F" w:rsidRPr="0041766F" w:rsidRDefault="0020388F" w:rsidP="0020388F">
            <w:pPr>
              <w:tabs>
                <w:tab w:val="left" w:pos="945"/>
              </w:tabs>
              <w:spacing w:after="0"/>
              <w:rPr>
                <w:bCs/>
              </w:rPr>
            </w:pPr>
            <w:r>
              <w:rPr>
                <w:bCs/>
              </w:rPr>
              <w:t xml:space="preserve">One </w:t>
            </w:r>
            <w:proofErr w:type="spellStart"/>
            <w:r>
              <w:rPr>
                <w:bCs/>
              </w:rPr>
              <w:t>PsychoPy</w:t>
            </w:r>
            <w:proofErr w:type="spellEnd"/>
            <w:r>
              <w:rPr>
                <w:bCs/>
              </w:rPr>
              <w:t xml:space="preserve">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(37/39),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F8E8534"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w:t>
            </w:r>
            <w:r w:rsidR="0001122B">
              <w:rPr>
                <w:bCs/>
              </w:rPr>
              <w:t xml:space="preserve"> per practice session (= 4)</w:t>
            </w:r>
            <w:r>
              <w:rPr>
                <w:bCs/>
              </w:rPr>
              <w:t xml:space="preserve">.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w:t>
            </w:r>
            <w:r>
              <w:rPr>
                <w:bCs/>
              </w:rPr>
              <w:lastRenderedPageBreak/>
              <w:t xml:space="preserve">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t xml:space="preserve">Output </w:t>
            </w:r>
            <w:proofErr w:type="gramStart"/>
            <w:r w:rsidRPr="00941B33">
              <w:rPr>
                <w:b/>
                <w:lang w:val="fr-FR"/>
              </w:rPr>
              <w:t>files:</w:t>
            </w:r>
            <w:proofErr w:type="gramEnd"/>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proofErr w:type="gramStart"/>
            <w:r w:rsidRPr="00941B33">
              <w:rPr>
                <w:b/>
                <w:lang w:val="fr-FR"/>
              </w:rPr>
              <w:t>Familiarisation:</w:t>
            </w:r>
            <w:proofErr w:type="gramEnd"/>
            <w:r w:rsidRPr="00941B33">
              <w:rPr>
                <w:b/>
                <w:lang w:val="fr-FR"/>
              </w:rPr>
              <w:t xml:space="preserve"> </w:t>
            </w:r>
          </w:p>
          <w:p w14:paraId="1F264E96" w14:textId="77777777" w:rsidR="0020388F" w:rsidRPr="00941B33" w:rsidRDefault="0020388F" w:rsidP="0020388F">
            <w:pPr>
              <w:tabs>
                <w:tab w:val="left" w:pos="945"/>
              </w:tabs>
              <w:spacing w:after="0"/>
              <w:rPr>
                <w:bCs/>
                <w:lang w:val="fr-FR"/>
              </w:rPr>
            </w:pPr>
            <w:proofErr w:type="spellStart"/>
            <w:r w:rsidRPr="00941B33">
              <w:rPr>
                <w:bCs/>
                <w:lang w:val="fr-FR"/>
              </w:rPr>
              <w:t>Logfile</w:t>
            </w:r>
            <w:proofErr w:type="spellEnd"/>
            <w:r w:rsidRPr="00941B33">
              <w:rPr>
                <w:bCs/>
                <w:lang w:val="fr-FR"/>
              </w:rPr>
              <w:t xml:space="preserve"> </w:t>
            </w:r>
            <w:proofErr w:type="spellStart"/>
            <w:r w:rsidRPr="00941B33">
              <w:rPr>
                <w:bCs/>
                <w:lang w:val="fr-FR"/>
              </w:rPr>
              <w:t>from</w:t>
            </w:r>
            <w:proofErr w:type="spellEnd"/>
            <w:r w:rsidRPr="00941B33">
              <w:rPr>
                <w:bCs/>
                <w:lang w:val="fr-FR"/>
              </w:rPr>
              <w:t xml:space="preserve"> </w:t>
            </w:r>
            <w:proofErr w:type="spellStart"/>
            <w:r w:rsidRPr="00941B33">
              <w:rPr>
                <w:bCs/>
                <w:lang w:val="fr-FR"/>
              </w:rPr>
              <w:t>PsychoPy</w:t>
            </w:r>
            <w:proofErr w:type="spellEnd"/>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r>
              <w:rPr>
                <w:bCs/>
              </w:rPr>
              <w:t>,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07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Ainhoa </w:t>
            </w:r>
            <w:proofErr w:type="spellStart"/>
            <w:r w:rsidRPr="003A47DD">
              <w:t>Eguiguren</w:t>
            </w:r>
            <w:proofErr w:type="spellEnd"/>
            <w:r w:rsidRPr="003A47DD">
              <w:t xml:space="preserve">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01122B">
              <w:rPr>
                <w:b/>
                <w:highlight w:val="yellow"/>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Default="00BF23E2" w:rsidP="00CF05F0">
            <w:pPr>
              <w:rPr>
                <w:rFonts w:asciiTheme="minorHAnsi" w:hAnsiTheme="minorHAnsi"/>
                <w:b/>
                <w:sz w:val="18"/>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commentRangeStart w:id="12"/>
            <w:r w:rsidR="00A405C9" w:rsidRPr="0020388F">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commentRangeEnd w:id="12"/>
            <w:r w:rsidR="00CB595B">
              <w:rPr>
                <w:rStyle w:val="CommentReference"/>
              </w:rPr>
              <w:commentReference w:id="12"/>
            </w:r>
          </w:p>
          <w:p w14:paraId="1C5168E1" w14:textId="77777777" w:rsidR="00790820" w:rsidRPr="003A47DD" w:rsidRDefault="00446CA6" w:rsidP="002D5C9D">
            <w:pPr>
              <w:rPr>
                <w:b/>
              </w:rPr>
            </w:pPr>
            <w:r w:rsidRPr="003A47DD">
              <w:rPr>
                <w:b/>
              </w:rPr>
              <w:t xml:space="preserve">* </w:t>
            </w:r>
            <w:r w:rsidR="00790820" w:rsidRPr="0001122B">
              <w:rPr>
                <w:b/>
                <w:highlight w:val="yellow"/>
              </w:rPr>
              <w:t xml:space="preserve">OBSERVATIONS for </w:t>
            </w:r>
            <w:proofErr w:type="spellStart"/>
            <w:r w:rsidR="00790820" w:rsidRPr="0001122B">
              <w:rPr>
                <w:b/>
                <w:highlight w:val="yellow"/>
              </w:rPr>
              <w:t>Participa</w:t>
            </w:r>
            <w:proofErr w:type="spellEnd"/>
            <w:r w:rsidR="00790820" w:rsidRPr="0001122B">
              <w:rPr>
                <w:b/>
                <w:highlight w:val="yellow"/>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12C9E013" w:rsidR="009D030F" w:rsidRPr="003A47DD" w:rsidRDefault="00FA0C34" w:rsidP="009D030F">
            <w:pPr>
              <w:rPr>
                <w:rFonts w:asciiTheme="minorHAnsi" w:hAnsiTheme="minorHAnsi"/>
                <w:b/>
                <w:sz w:val="18"/>
              </w:rPr>
            </w:pPr>
            <w:r w:rsidRPr="003A47DD">
              <w:rPr>
                <w:b/>
                <w:i/>
                <w:sz w:val="20"/>
              </w:rPr>
              <w:lastRenderedPageBreak/>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Basque version</w:t>
            </w:r>
            <w:commentRangeStart w:id="13"/>
            <w:r w:rsidRPr="003A47DD">
              <w:rPr>
                <w:b/>
                <w:i/>
                <w:sz w:val="20"/>
              </w:rPr>
              <w:t xml:space="preserve">: </w:t>
            </w:r>
            <w:r w:rsidR="009D030F" w:rsidRPr="0020388F">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commentRangeEnd w:id="13"/>
            <w:r w:rsidR="00CB595B">
              <w:rPr>
                <w:rStyle w:val="CommentReference"/>
              </w:rPr>
              <w:commentReference w:id="13"/>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lastRenderedPageBreak/>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lastRenderedPageBreak/>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colour-cue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lastRenderedPageBreak/>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01122B">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2C5A9811" w:rsidR="00B401C7" w:rsidRPr="002717CB" w:rsidRDefault="002717CB" w:rsidP="002717CB">
            <w:pPr>
              <w:rPr>
                <w:bCs/>
                <w:i/>
                <w:sz w:val="20"/>
              </w:rPr>
            </w:pPr>
            <w:r>
              <w:rPr>
                <w:bCs/>
                <w:i/>
                <w:sz w:val="20"/>
              </w:rPr>
              <w:t xml:space="preserve">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w:t>
            </w:r>
            <w:r w:rsidR="00CB595B">
              <w:rPr>
                <w:bCs/>
                <w:i/>
                <w:sz w:val="20"/>
              </w:rPr>
              <w:t xml:space="preserve">when we speak </w:t>
            </w:r>
            <w:r>
              <w:rPr>
                <w:bCs/>
                <w:i/>
                <w:sz w:val="20"/>
              </w:rPr>
              <w:t>is as important and takes places as strongly as activating the sounds of a word when we type.</w:t>
            </w: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lastRenderedPageBreak/>
              <w:t xml:space="preserve">Basque version: </w:t>
            </w:r>
            <w:commentRangeStart w:id="14"/>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commentRangeEnd w:id="14"/>
            <w:r w:rsidR="00CB595B">
              <w:rPr>
                <w:rStyle w:val="CommentReference"/>
              </w:rPr>
              <w:commentReference w:id="14"/>
            </w:r>
          </w:p>
          <w:p w14:paraId="63C67481" w14:textId="77777777" w:rsidR="002D5C9D" w:rsidRPr="003A47DD"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1"/>
        <w:gridCol w:w="7729"/>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w:t>
            </w:r>
            <w:commentRangeStart w:id="15"/>
            <w:r w:rsidR="002717CB">
              <w:rPr>
                <w:sz w:val="20"/>
                <w:szCs w:val="20"/>
              </w:rPr>
              <w:t>keyboard</w:t>
            </w:r>
            <w:commentRangeEnd w:id="15"/>
            <w:r w:rsidR="002717CB">
              <w:rPr>
                <w:rStyle w:val="CommentReference"/>
              </w:rPr>
              <w:commentReference w:id="15"/>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E84E91">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070"/>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lastRenderedPageBreak/>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07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w:t>
      </w:r>
      <w:proofErr w:type="spellStart"/>
      <w:r w:rsidR="00427A72" w:rsidRPr="003A47DD">
        <w:rPr>
          <w:sz w:val="22"/>
          <w:lang w:val="en-US"/>
        </w:rPr>
        <w:t>Eguiguren</w:t>
      </w:r>
      <w:proofErr w:type="spellEnd"/>
      <w:r w:rsidR="00427A72" w:rsidRPr="003A47DD">
        <w:rPr>
          <w:sz w:val="22"/>
          <w:lang w:val="en-US"/>
        </w:rPr>
        <w:t xml:space="preserve">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B57A3C">
        <w:rPr>
          <w:b/>
          <w:bCs/>
          <w:sz w:val="22"/>
          <w:szCs w:val="22"/>
          <w:highlight w:val="yellow"/>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6BA6417F" w:rsidR="009564E9" w:rsidRPr="00A93B80" w:rsidRDefault="00662F6C" w:rsidP="00A93B80">
      <w:pPr>
        <w:pStyle w:val="Default"/>
        <w:pBdr>
          <w:top w:val="single" w:sz="4" w:space="1" w:color="auto"/>
          <w:left w:val="single" w:sz="4" w:space="4" w:color="auto"/>
          <w:bottom w:val="single" w:sz="4" w:space="1" w:color="auto"/>
          <w:right w:val="single" w:sz="4" w:space="4" w:color="auto"/>
        </w:pBdr>
        <w:jc w:val="both"/>
        <w:rPr>
          <w:sz w:val="22"/>
          <w:szCs w:val="22"/>
          <w:lang w:val="en-US"/>
        </w:rPr>
      </w:pPr>
      <w:r w:rsidRPr="005803C3">
        <w:rPr>
          <w:bCs/>
          <w:iCs/>
          <w:sz w:val="20"/>
          <w:lang w:val="en-US"/>
        </w:rPr>
        <w:t xml:space="preserve">In this </w:t>
      </w:r>
      <w:proofErr w:type="gramStart"/>
      <w:r w:rsidRPr="005803C3">
        <w:rPr>
          <w:bCs/>
          <w:iCs/>
          <w:sz w:val="20"/>
          <w:lang w:val="en-US"/>
        </w:rPr>
        <w:t>experiment we are interested in</w:t>
      </w:r>
      <w:proofErr w:type="gramEnd"/>
      <w:r w:rsidRPr="005803C3">
        <w:rPr>
          <w:bCs/>
          <w:iCs/>
          <w:sz w:val="20"/>
          <w:lang w:val="en-US"/>
        </w:rPr>
        <w:t xml:space="preserve"> </w:t>
      </w:r>
      <w:r w:rsidR="00A93B80" w:rsidRPr="00A93B80">
        <w:rPr>
          <w:bCs/>
          <w:iCs/>
          <w:sz w:val="20"/>
          <w:lang w:val="en-US"/>
        </w:rPr>
        <w:t xml:space="preserve">we are interested in how people switch between </w:t>
      </w:r>
      <w:r w:rsidR="00A93B80">
        <w:rPr>
          <w:bCs/>
          <w:iCs/>
          <w:sz w:val="20"/>
          <w:lang w:val="en-US"/>
        </w:rPr>
        <w:t>speaking and typing.</w:t>
      </w: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32F3E1C9"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commentRangeStart w:id="16"/>
      <w:r w:rsidR="00662F6C" w:rsidRPr="003A47DD">
        <w:rPr>
          <w:b/>
          <w:sz w:val="22"/>
          <w:szCs w:val="22"/>
          <w:lang w:val="en-US"/>
        </w:rPr>
        <w:t xml:space="preserve">: </w:t>
      </w:r>
      <w:r w:rsidR="00662F6C">
        <w:rPr>
          <w:bCs/>
          <w:sz w:val="22"/>
          <w:szCs w:val="22"/>
          <w:lang w:val="en-US"/>
        </w:rPr>
        <w:t>1, ~50’</w:t>
      </w:r>
    </w:p>
    <w:p w14:paraId="49533487" w14:textId="2F960D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662F6C">
        <w:rPr>
          <w:bCs/>
          <w:sz w:val="22"/>
          <w:szCs w:val="22"/>
          <w:lang w:val="en-US"/>
        </w:rPr>
        <w:t>70’</w:t>
      </w:r>
      <w:commentRangeEnd w:id="16"/>
      <w:r w:rsidR="00CB595B">
        <w:rPr>
          <w:rStyle w:val="CommentReference"/>
          <w:rFonts w:ascii="Calibri" w:eastAsia="Calibri" w:hAnsi="Calibri"/>
          <w:color w:val="auto"/>
          <w:lang w:val="en-US"/>
        </w:rPr>
        <w:commentReference w:id="16"/>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54389E8F" w:rsidR="009564E9"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xml:space="preserve">. The tasks may imply </w:t>
      </w:r>
      <w:r w:rsidRPr="003A47DD">
        <w:rPr>
          <w:rFonts w:ascii="Times New Roman" w:hAnsi="Times New Roman"/>
        </w:rPr>
        <w:lastRenderedPageBreak/>
        <w:t>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4"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E84E91">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commentRangeStart w:id="17"/>
      <w:r>
        <w:rPr>
          <w:b/>
          <w:bCs/>
          <w:sz w:val="22"/>
          <w:szCs w:val="22"/>
        </w:rPr>
        <w:t>REPSWITCH</w:t>
      </w:r>
      <w:commentRangeEnd w:id="17"/>
      <w:r w:rsidR="00C628A7">
        <w:rPr>
          <w:rStyle w:val="CommentReference"/>
          <w:rFonts w:ascii="Calibri" w:eastAsia="Calibri" w:hAnsi="Calibri"/>
          <w:color w:val="auto"/>
          <w:lang w:val="en-US"/>
        </w:rPr>
        <w:commentReference w:id="17"/>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344E959"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r w:rsidR="00662F6C" w:rsidRPr="00662F6C">
        <w:rPr>
          <w:sz w:val="22"/>
          <w:szCs w:val="22"/>
        </w:rPr>
        <w:t>1, ~50’</w:t>
      </w:r>
    </w:p>
    <w:p w14:paraId="1CB87E45" w14:textId="5F9C05EF"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662F6C" w:rsidRPr="00662F6C">
        <w:rPr>
          <w:sz w:val="22"/>
          <w:szCs w:val="22"/>
        </w:rPr>
        <w:t>70’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 xml:space="preserve">Este estudio es totalmente seguro siempre y cuando no haya contraindicaciones con la técnica. El investigador te detallará si hay alguna contraindicación en este estudio. Por favor, pregunta cualquier duda cuando se te informe de </w:t>
      </w:r>
      <w:r w:rsidRPr="003A47DD">
        <w:rPr>
          <w:sz w:val="22"/>
          <w:szCs w:val="22"/>
        </w:rPr>
        <w:lastRenderedPageBreak/>
        <w:t>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5"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Pr="00662F6C"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sectPr w:rsidR="00C8675B" w:rsidRPr="00662F6C"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vetlana Pinet" w:date="2023-08-28T14:23:00Z" w:initials="SP">
    <w:p w14:paraId="356D1750" w14:textId="77777777" w:rsidR="00437BCF" w:rsidRDefault="00437BCF" w:rsidP="00437BCF">
      <w:pPr>
        <w:pStyle w:val="CommentText"/>
      </w:pPr>
      <w:r>
        <w:rPr>
          <w:rStyle w:val="CommentReference"/>
        </w:rPr>
        <w:annotationRef/>
      </w:r>
      <w:r>
        <w:t>We do have an hypothesis about the direction though no?</w:t>
      </w:r>
    </w:p>
  </w:comment>
  <w:comment w:id="3" w:author="Katerina Tsaroucha" w:date="2023-08-29T12:41:00Z" w:initials="ΚT">
    <w:p w14:paraId="352421CB" w14:textId="77777777" w:rsidR="00437BCF" w:rsidRDefault="00437BCF" w:rsidP="00437BCF">
      <w:pPr>
        <w:pStyle w:val="CommentText"/>
      </w:pPr>
      <w:r>
        <w:rPr>
          <w:rStyle w:val="CommentReference"/>
        </w:rPr>
        <w:annotationRef/>
      </w:r>
      <w:r>
        <w:t>We do, yes, but I think it is important for it to be mentioned there and then it is made clearer in the hypothesis.</w:t>
      </w:r>
    </w:p>
  </w:comment>
  <w:comment w:id="4" w:author="Martin Martin" w:date="2023-09-01T14:51:00Z" w:initials="MM">
    <w:p w14:paraId="2900CACF" w14:textId="77777777" w:rsidR="008E07F1" w:rsidRDefault="008E07F1">
      <w:pPr>
        <w:pStyle w:val="CommentText"/>
      </w:pPr>
      <w:r>
        <w:rPr>
          <w:rStyle w:val="CommentReference"/>
        </w:rPr>
        <w:annotationRef/>
      </w:r>
      <w:r>
        <w:t>I don’t get what is matched… When you have 2 lists of stim, you want to make sure words across lists are compared. So you match words of list 1 and 2 on a series of variables.</w:t>
      </w:r>
    </w:p>
    <w:p w14:paraId="76CDF159" w14:textId="77777777" w:rsidR="008E07F1" w:rsidRDefault="008E07F1">
      <w:pPr>
        <w:pStyle w:val="CommentText"/>
      </w:pPr>
    </w:p>
    <w:p w14:paraId="4ED77500" w14:textId="261C1A1F" w:rsidR="008E07F1" w:rsidRPr="00061DB1" w:rsidRDefault="008E07F1">
      <w:pPr>
        <w:pStyle w:val="CommentText"/>
      </w:pPr>
      <w:r>
        <w:t>But here, you have only one list of 32 words right? So what do you mean by “stimuli matched on cognate status” for instance?</w:t>
      </w:r>
    </w:p>
  </w:comment>
  <w:comment w:id="5" w:author="Katerina Tsaroucha" w:date="2023-09-04T10:03:00Z" w:initials="ΚT">
    <w:p w14:paraId="7F5707F8" w14:textId="77777777" w:rsidR="00061DB1" w:rsidRDefault="00061DB1" w:rsidP="00221104">
      <w:pPr>
        <w:pStyle w:val="CommentText"/>
      </w:pPr>
      <w:r>
        <w:rPr>
          <w:rStyle w:val="CommentReference"/>
        </w:rPr>
        <w:annotationRef/>
      </w:r>
      <w:r>
        <w:t xml:space="preserve">You're right, Clara, I changed "matched" into "controlled for" which I believe explains that it is only for the one list of 32 words we have. </w:t>
      </w:r>
    </w:p>
  </w:comment>
  <w:comment w:id="6" w:author="Martin Martin" w:date="2023-09-01T14:58:00Z" w:initials="MM">
    <w:p w14:paraId="2A8555D2" w14:textId="32344FAA" w:rsidR="00BA0BCA" w:rsidRDefault="00BA0BCA">
      <w:pPr>
        <w:pStyle w:val="CommentText"/>
      </w:pPr>
      <w:r>
        <w:rPr>
          <w:rStyle w:val="CommentReference"/>
        </w:rPr>
        <w:annotationRef/>
      </w:r>
      <w:r>
        <w:t>You have 32 target words.</w:t>
      </w:r>
    </w:p>
    <w:p w14:paraId="3CD64D13" w14:textId="77777777" w:rsidR="00BA0BCA" w:rsidRDefault="00BA0BCA">
      <w:pPr>
        <w:pStyle w:val="CommentText"/>
      </w:pPr>
      <w:r>
        <w:t>In the following paragraph you say that you have 7 practice words.</w:t>
      </w:r>
    </w:p>
    <w:p w14:paraId="1E6B7F84" w14:textId="62813467" w:rsidR="00BA0BCA" w:rsidRDefault="00BA0BCA">
      <w:pPr>
        <w:pStyle w:val="CommentText"/>
      </w:pPr>
      <w:r>
        <w:t>Does it mean that you have 6 filler words? (45-32-7)</w:t>
      </w:r>
    </w:p>
  </w:comment>
  <w:comment w:id="7" w:author="Katerina Tsaroucha" w:date="2023-09-04T15:38:00Z" w:initials="ΚT">
    <w:p w14:paraId="1EC52457" w14:textId="77777777" w:rsidR="00784AD3" w:rsidRDefault="00784AD3" w:rsidP="005A356A">
      <w:pPr>
        <w:pStyle w:val="CommentText"/>
      </w:pPr>
      <w:r>
        <w:rPr>
          <w:rStyle w:val="CommentReference"/>
        </w:rPr>
        <w:annotationRef/>
      </w:r>
      <w:r>
        <w:t xml:space="preserve">We have added 6 extra words/images for extra trials we had to add to the lists. These ones I have not mentioned in the Stimuli section because there I only refer to the target stimuli. Should I just remove the number from here? </w:t>
      </w:r>
      <w:r>
        <w:br/>
        <w:t>In any case, I am talking about these extra 6 images two paragraphs below, in the one you said is very complicated (I know).</w:t>
      </w:r>
    </w:p>
  </w:comment>
  <w:comment w:id="9" w:author="Svetlana Pinet" w:date="2023-08-28T14:36:00Z" w:initials="SP">
    <w:p w14:paraId="3E02170E" w14:textId="6E1F2ADD" w:rsidR="003C12D9" w:rsidRDefault="003C12D9">
      <w:pPr>
        <w:pStyle w:val="CommentText"/>
      </w:pPr>
      <w:r>
        <w:rPr>
          <w:rStyle w:val="CommentReference"/>
        </w:rPr>
        <w:annotationRef/>
      </w:r>
      <w:r>
        <w:t>This is our way of refering to these trials, not sure it’s directly understandable for a naïve reader</w:t>
      </w:r>
    </w:p>
  </w:comment>
  <w:comment w:id="10" w:author="Katerina Tsaroucha" w:date="2023-08-29T12:44:00Z" w:initials="ΚT">
    <w:p w14:paraId="1B53C865" w14:textId="77777777" w:rsidR="00DC5B19" w:rsidRDefault="00DC5B19" w:rsidP="00C807E7">
      <w:pPr>
        <w:pStyle w:val="CommentText"/>
      </w:pPr>
      <w:r>
        <w:rPr>
          <w:rStyle w:val="CommentReference"/>
        </w:rPr>
        <w:annotationRef/>
      </w:r>
      <w:r>
        <w:t>I believe that since we are already explaining that in the hypotheses and the second figure, it wouldn't be that much of a difficulty to follow.</w:t>
      </w:r>
    </w:p>
  </w:comment>
  <w:comment w:id="8" w:author="Martin Martin" w:date="2023-09-01T15:02:00Z" w:initials="MM">
    <w:p w14:paraId="0D8A006F" w14:textId="77777777" w:rsidR="00BA0BCA" w:rsidRDefault="00BA0BCA">
      <w:pPr>
        <w:pStyle w:val="CommentText"/>
      </w:pPr>
      <w:r>
        <w:rPr>
          <w:rStyle w:val="CommentReference"/>
        </w:rPr>
        <w:annotationRef/>
      </w:r>
      <w:r>
        <w:t>This is fine for now for the RF, but for the methods of the paper, we will have to work hard on that, because it is far too difficult to digest.</w:t>
      </w:r>
    </w:p>
    <w:p w14:paraId="2BA10B4E" w14:textId="77777777" w:rsidR="00BA0BCA" w:rsidRDefault="00BA0BCA">
      <w:pPr>
        <w:pStyle w:val="CommentText"/>
      </w:pPr>
      <w:r>
        <w:t xml:space="preserve">The description needs to provide the necessary information (and only necessary not more) for anyone to replicate the design. </w:t>
      </w:r>
    </w:p>
    <w:p w14:paraId="0F9E1CC6" w14:textId="77777777" w:rsidR="00BA0BCA" w:rsidRDefault="00BA0BCA">
      <w:pPr>
        <w:pStyle w:val="CommentText"/>
      </w:pPr>
      <w:r>
        <w:t>Sorry but I would be incapable of creating the sequence based on this description. Far too complex. Difficult to explain I know, but again, forget it for now but keep it in mind for the method section.</w:t>
      </w:r>
    </w:p>
    <w:p w14:paraId="11C43188" w14:textId="24368038" w:rsidR="00BA0BCA" w:rsidRDefault="00BA0BCA">
      <w:pPr>
        <w:pStyle w:val="CommentText"/>
      </w:pPr>
      <w:r>
        <w:t>Don’t hesitate to use exemples, figures etc. it often helps to explain a complex design</w:t>
      </w:r>
    </w:p>
  </w:comment>
  <w:comment w:id="12" w:author="Martin Martin" w:date="2023-09-01T15:07:00Z" w:initials="MM">
    <w:p w14:paraId="5F1D8402" w14:textId="77777777" w:rsidR="00CB595B" w:rsidRDefault="00CB595B">
      <w:pPr>
        <w:pStyle w:val="CommentText"/>
      </w:pPr>
      <w:r>
        <w:rPr>
          <w:rStyle w:val="CommentReference"/>
        </w:rPr>
        <w:annotationRef/>
      </w:r>
      <w:r>
        <w:t>You need the basque translation for those subjects who asked to receive announcements in basque.</w:t>
      </w:r>
    </w:p>
    <w:p w14:paraId="5A195CB9" w14:textId="77777777" w:rsidR="00CB595B" w:rsidRDefault="00CB595B">
      <w:pPr>
        <w:pStyle w:val="CommentText"/>
      </w:pPr>
    </w:p>
    <w:p w14:paraId="57A568E7" w14:textId="77777777" w:rsidR="00CB595B" w:rsidRDefault="00CB595B">
      <w:pPr>
        <w:pStyle w:val="CommentText"/>
      </w:pPr>
      <w:r>
        <w:t>Ainhoa will do this translation for you, together with the one into Spanish</w:t>
      </w:r>
    </w:p>
    <w:p w14:paraId="0E653F64" w14:textId="77777777" w:rsidR="00CB595B" w:rsidRDefault="00CB595B">
      <w:pPr>
        <w:pStyle w:val="CommentText"/>
      </w:pPr>
    </w:p>
    <w:p w14:paraId="3E5EBE8D" w14:textId="6F966044" w:rsidR="00CB595B" w:rsidRDefault="00CB595B">
      <w:pPr>
        <w:pStyle w:val="CommentText"/>
      </w:pPr>
      <w:r>
        <w:t>If the Basque version is empty, those potential participants will receive an empty email :D</w:t>
      </w:r>
    </w:p>
  </w:comment>
  <w:comment w:id="13" w:author="Martin Martin" w:date="2023-09-01T15:09:00Z" w:initials="MM">
    <w:p w14:paraId="76F80799" w14:textId="4424C903" w:rsidR="00CB595B" w:rsidRDefault="00CB595B">
      <w:pPr>
        <w:pStyle w:val="CommentText"/>
      </w:pPr>
      <w:r>
        <w:rPr>
          <w:rStyle w:val="CommentReference"/>
        </w:rPr>
        <w:annotationRef/>
      </w:r>
      <w:r>
        <w:t>Same her, you need it</w:t>
      </w:r>
    </w:p>
  </w:comment>
  <w:comment w:id="14" w:author="Martin Martin" w:date="2023-09-01T15:11:00Z" w:initials="MM">
    <w:p w14:paraId="2A888A29" w14:textId="687CB854" w:rsidR="00CB595B" w:rsidRDefault="00CB595B">
      <w:pPr>
        <w:pStyle w:val="CommentText"/>
      </w:pPr>
      <w:r>
        <w:rPr>
          <w:rStyle w:val="CommentReference"/>
        </w:rPr>
        <w:annotationRef/>
      </w:r>
      <w:r>
        <w:t>Needed for same reason as before. If not, some subjects will receive an email for feedback that will be empty</w:t>
      </w:r>
    </w:p>
  </w:comment>
  <w:comment w:id="15" w:author="Katerina Tsaroucha" w:date="2023-08-22T12:31:00Z" w:initials="ΚT">
    <w:p w14:paraId="65452BF9" w14:textId="6A3E1B39" w:rsidR="002717CB" w:rsidRDefault="002717CB" w:rsidP="0009122F">
      <w:pPr>
        <w:pStyle w:val="CommentText"/>
      </w:pPr>
      <w:r>
        <w:rPr>
          <w:rStyle w:val="CommentReference"/>
        </w:rPr>
        <w:annotationRef/>
      </w:r>
      <w:r>
        <w:t>I got the name from your RF, Svetlana. Is it going to be the same one?</w:t>
      </w:r>
    </w:p>
  </w:comment>
  <w:comment w:id="16" w:author="Martin Martin" w:date="2023-09-01T15:13:00Z" w:initials="MM">
    <w:p w14:paraId="21CF6EA7" w14:textId="78F4BC3D" w:rsidR="00CB595B" w:rsidRDefault="00CB595B">
      <w:pPr>
        <w:pStyle w:val="CommentText"/>
      </w:pPr>
      <w:r>
        <w:rPr>
          <w:rStyle w:val="CommentReference"/>
        </w:rPr>
        <w:annotationRef/>
      </w:r>
      <w:r>
        <w:t>If 1 session of 50min, then total time should be 50 and not 70min shouldn’t it?</w:t>
      </w:r>
    </w:p>
  </w:comment>
  <w:comment w:id="17" w:author="Martin Martin" w:date="2023-09-01T15:15:00Z" w:initials="MM">
    <w:p w14:paraId="52F389B9" w14:textId="1337ABD8" w:rsidR="00C628A7" w:rsidRDefault="00C628A7">
      <w:pPr>
        <w:pStyle w:val="CommentText"/>
      </w:pPr>
      <w:r>
        <w:rPr>
          <w:rStyle w:val="CommentReference"/>
        </w:rPr>
        <w:annotationRef/>
      </w:r>
      <w:r>
        <w:t>I’m pretty sure you will need the basque version as well for same reason mentioned before (some people ask for communication with the lab in basque, so anything that does not jeopardize the expe should be in Basque for those guys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6D1750" w15:done="0"/>
  <w15:commentEx w15:paraId="352421CB" w15:paraIdParent="356D1750" w15:done="0"/>
  <w15:commentEx w15:paraId="4ED77500" w15:done="0"/>
  <w15:commentEx w15:paraId="7F5707F8" w15:paraIdParent="4ED77500" w15:done="0"/>
  <w15:commentEx w15:paraId="1E6B7F84" w15:done="0"/>
  <w15:commentEx w15:paraId="1EC52457" w15:paraIdParent="1E6B7F84" w15:done="0"/>
  <w15:commentEx w15:paraId="3E02170E" w15:done="0"/>
  <w15:commentEx w15:paraId="1B53C865" w15:paraIdParent="3E02170E" w15:done="0"/>
  <w15:commentEx w15:paraId="11C43188" w15:done="0"/>
  <w15:commentEx w15:paraId="3E5EBE8D" w15:done="0"/>
  <w15:commentEx w15:paraId="76F80799" w15:done="0"/>
  <w15:commentEx w15:paraId="2A888A29" w15:done="0"/>
  <w15:commentEx w15:paraId="65452BF9" w15:done="0"/>
  <w15:commentEx w15:paraId="21CF6EA7" w15:done="0"/>
  <w15:commentEx w15:paraId="52F389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4A5C217" w16cex:dateUtc="2023-08-28T12:23:00Z"/>
  <w16cex:commentExtensible w16cex:durableId="7F74D493" w16cex:dateUtc="2023-08-29T10:41:00Z"/>
  <w16cex:commentExtensible w16cex:durableId="289C7903" w16cex:dateUtc="2023-09-01T12:51:00Z"/>
  <w16cex:commentExtensible w16cex:durableId="28A029D9" w16cex:dateUtc="2023-09-04T08:03:00Z"/>
  <w16cex:commentExtensible w16cex:durableId="289C7AA3" w16cex:dateUtc="2023-09-01T12:58:00Z"/>
  <w16cex:commentExtensible w16cex:durableId="28A0786C" w16cex:dateUtc="2023-09-04T13:38:00Z"/>
  <w16cex:commentExtensible w16cex:durableId="24E79FD5" w16cex:dateUtc="2023-08-28T12:36:00Z"/>
  <w16cex:commentExtensible w16cex:durableId="289866C9" w16cex:dateUtc="2023-08-29T10:44:00Z"/>
  <w16cex:commentExtensible w16cex:durableId="289C7B75" w16cex:dateUtc="2023-09-01T13:02:00Z">
    <w16cex:extLst>
      <w16:ext w16:uri="{CE6994B0-6A32-4C9F-8C6B-6E91EDA988CE}">
        <cr:reactions xmlns:cr="http://schemas.microsoft.com/office/comments/2020/reactions">
          <cr:reaction reactionType="1">
            <cr:reactionInfo dateUtc="2023-09-04T13:38:45Z">
              <cr:user userId="Katerina Tsaroucha" userProvider="None" userName="Katerina Tsaroucha"/>
            </cr:reactionInfo>
          </cr:reaction>
        </cr:reactions>
      </w16:ext>
    </w16cex:extLst>
  </w16cex:commentExtensible>
  <w16cex:commentExtensible w16cex:durableId="289C7CBD" w16cex:dateUtc="2023-09-01T13:07:00Z"/>
  <w16cex:commentExtensible w16cex:durableId="289C7D19" w16cex:dateUtc="2023-09-01T13:09:00Z"/>
  <w16cex:commentExtensible w16cex:durableId="289C7D8B" w16cex:dateUtc="2023-09-01T13:11:00Z"/>
  <w16cex:commentExtensible w16cex:durableId="288F2937" w16cex:dateUtc="2023-08-22T10:31:00Z"/>
  <w16cex:commentExtensible w16cex:durableId="289C7E20" w16cex:dateUtc="2023-09-01T13:13:00Z"/>
  <w16cex:commentExtensible w16cex:durableId="289C7EA3" w16cex:dateUtc="2023-09-01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6D1750" w16cid:durableId="14A5C217"/>
  <w16cid:commentId w16cid:paraId="352421CB" w16cid:durableId="7F74D493"/>
  <w16cid:commentId w16cid:paraId="4ED77500" w16cid:durableId="289C7903"/>
  <w16cid:commentId w16cid:paraId="7F5707F8" w16cid:durableId="28A029D9"/>
  <w16cid:commentId w16cid:paraId="1E6B7F84" w16cid:durableId="289C7AA3"/>
  <w16cid:commentId w16cid:paraId="1EC52457" w16cid:durableId="28A0786C"/>
  <w16cid:commentId w16cid:paraId="3E02170E" w16cid:durableId="24E79FD5"/>
  <w16cid:commentId w16cid:paraId="1B53C865" w16cid:durableId="289866C9"/>
  <w16cid:commentId w16cid:paraId="11C43188" w16cid:durableId="289C7B75"/>
  <w16cid:commentId w16cid:paraId="3E5EBE8D" w16cid:durableId="289C7CBD"/>
  <w16cid:commentId w16cid:paraId="76F80799" w16cid:durableId="289C7D19"/>
  <w16cid:commentId w16cid:paraId="2A888A29" w16cid:durableId="289C7D8B"/>
  <w16cid:commentId w16cid:paraId="65452BF9" w16cid:durableId="288F2937"/>
  <w16cid:commentId w16cid:paraId="21CF6EA7" w16cid:durableId="289C7E20"/>
  <w16cid:commentId w16cid:paraId="52F389B9" w16cid:durableId="289C7E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EE486" w14:textId="77777777" w:rsidR="007F4D16" w:rsidRDefault="007F4D16" w:rsidP="008A4A1A">
      <w:pPr>
        <w:spacing w:after="0" w:line="240" w:lineRule="auto"/>
      </w:pPr>
      <w:r>
        <w:separator/>
      </w:r>
    </w:p>
  </w:endnote>
  <w:endnote w:type="continuationSeparator" w:id="0">
    <w:p w14:paraId="42E09B69" w14:textId="77777777" w:rsidR="007F4D16" w:rsidRDefault="007F4D16"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BAF1C" w14:textId="77777777" w:rsidR="007F4D16" w:rsidRDefault="007F4D16" w:rsidP="008A4A1A">
      <w:pPr>
        <w:spacing w:after="0" w:line="240" w:lineRule="auto"/>
      </w:pPr>
      <w:r>
        <w:separator/>
      </w:r>
    </w:p>
  </w:footnote>
  <w:footnote w:type="continuationSeparator" w:id="0">
    <w:p w14:paraId="65CC07F7" w14:textId="77777777" w:rsidR="007F4D16" w:rsidRDefault="007F4D16"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F8F"/>
    <w:multiLevelType w:val="hybridMultilevel"/>
    <w:tmpl w:val="A866CC82"/>
    <w:lvl w:ilvl="0" w:tplc="B8AC3F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0722505">
    <w:abstractNumId w:val="16"/>
  </w:num>
  <w:num w:numId="2" w16cid:durableId="1964573893">
    <w:abstractNumId w:val="6"/>
  </w:num>
  <w:num w:numId="3" w16cid:durableId="1388533520">
    <w:abstractNumId w:val="10"/>
  </w:num>
  <w:num w:numId="4" w16cid:durableId="645745300">
    <w:abstractNumId w:val="28"/>
  </w:num>
  <w:num w:numId="5" w16cid:durableId="1808355179">
    <w:abstractNumId w:val="1"/>
  </w:num>
  <w:num w:numId="6" w16cid:durableId="478763259">
    <w:abstractNumId w:val="22"/>
  </w:num>
  <w:num w:numId="7" w16cid:durableId="869221473">
    <w:abstractNumId w:val="24"/>
  </w:num>
  <w:num w:numId="8" w16cid:durableId="1905482656">
    <w:abstractNumId w:val="14"/>
  </w:num>
  <w:num w:numId="9" w16cid:durableId="1231620564">
    <w:abstractNumId w:val="4"/>
  </w:num>
  <w:num w:numId="10" w16cid:durableId="1456213600">
    <w:abstractNumId w:val="25"/>
  </w:num>
  <w:num w:numId="11" w16cid:durableId="258872245">
    <w:abstractNumId w:val="30"/>
  </w:num>
  <w:num w:numId="12" w16cid:durableId="1242980457">
    <w:abstractNumId w:val="7"/>
  </w:num>
  <w:num w:numId="13" w16cid:durableId="553586727">
    <w:abstractNumId w:val="18"/>
  </w:num>
  <w:num w:numId="14" w16cid:durableId="372387912">
    <w:abstractNumId w:val="20"/>
  </w:num>
  <w:num w:numId="15" w16cid:durableId="461460647">
    <w:abstractNumId w:val="5"/>
  </w:num>
  <w:num w:numId="16" w16cid:durableId="1479104798">
    <w:abstractNumId w:val="15"/>
  </w:num>
  <w:num w:numId="17" w16cid:durableId="694616196">
    <w:abstractNumId w:val="31"/>
  </w:num>
  <w:num w:numId="18" w16cid:durableId="1881626265">
    <w:abstractNumId w:val="23"/>
  </w:num>
  <w:num w:numId="19" w16cid:durableId="1369063564">
    <w:abstractNumId w:val="21"/>
  </w:num>
  <w:num w:numId="20" w16cid:durableId="1233347455">
    <w:abstractNumId w:val="11"/>
  </w:num>
  <w:num w:numId="21" w16cid:durableId="1162161584">
    <w:abstractNumId w:val="29"/>
  </w:num>
  <w:num w:numId="22" w16cid:durableId="1651057200">
    <w:abstractNumId w:val="3"/>
  </w:num>
  <w:num w:numId="23" w16cid:durableId="1752654897">
    <w:abstractNumId w:val="9"/>
  </w:num>
  <w:num w:numId="24" w16cid:durableId="409625236">
    <w:abstractNumId w:val="17"/>
  </w:num>
  <w:num w:numId="25" w16cid:durableId="765619417">
    <w:abstractNumId w:val="13"/>
  </w:num>
  <w:num w:numId="26" w16cid:durableId="1331519216">
    <w:abstractNumId w:val="19"/>
  </w:num>
  <w:num w:numId="27" w16cid:durableId="438912402">
    <w:abstractNumId w:val="26"/>
  </w:num>
  <w:num w:numId="28" w16cid:durableId="164173600">
    <w:abstractNumId w:val="27"/>
  </w:num>
  <w:num w:numId="29" w16cid:durableId="785544957">
    <w:abstractNumId w:val="12"/>
  </w:num>
  <w:num w:numId="30" w16cid:durableId="691108514">
    <w:abstractNumId w:val="2"/>
  </w:num>
  <w:num w:numId="31" w16cid:durableId="122578398">
    <w:abstractNumId w:val="8"/>
  </w:num>
  <w:num w:numId="32" w16cid:durableId="307907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rson w15:author="Katerina Tsaroucha">
    <w15:presenceInfo w15:providerId="None" w15:userId="Katerina Tsaroucha"/>
  </w15:person>
  <w15:person w15:author="Martin Martin">
    <w15:presenceInfo w15:providerId="Windows Live" w15:userId="0343318c77d20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3890"/>
    <w:rsid w:val="0001122B"/>
    <w:rsid w:val="00015215"/>
    <w:rsid w:val="0002152A"/>
    <w:rsid w:val="00021B30"/>
    <w:rsid w:val="00042D24"/>
    <w:rsid w:val="000436D6"/>
    <w:rsid w:val="00045040"/>
    <w:rsid w:val="000503FB"/>
    <w:rsid w:val="00056182"/>
    <w:rsid w:val="00056F5E"/>
    <w:rsid w:val="00056F79"/>
    <w:rsid w:val="00061054"/>
    <w:rsid w:val="00061DB1"/>
    <w:rsid w:val="00062443"/>
    <w:rsid w:val="00063860"/>
    <w:rsid w:val="000639C7"/>
    <w:rsid w:val="00063B00"/>
    <w:rsid w:val="0007520F"/>
    <w:rsid w:val="00076DA5"/>
    <w:rsid w:val="000800DE"/>
    <w:rsid w:val="00082756"/>
    <w:rsid w:val="00083A20"/>
    <w:rsid w:val="00097120"/>
    <w:rsid w:val="00097873"/>
    <w:rsid w:val="000A2C6A"/>
    <w:rsid w:val="000A67F9"/>
    <w:rsid w:val="000B3DBB"/>
    <w:rsid w:val="000B55BD"/>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2116"/>
    <w:rsid w:val="001324EE"/>
    <w:rsid w:val="00137DF9"/>
    <w:rsid w:val="00137FB1"/>
    <w:rsid w:val="0014637B"/>
    <w:rsid w:val="00153C60"/>
    <w:rsid w:val="00156562"/>
    <w:rsid w:val="0016119E"/>
    <w:rsid w:val="00163C73"/>
    <w:rsid w:val="001659D4"/>
    <w:rsid w:val="00166150"/>
    <w:rsid w:val="001725B6"/>
    <w:rsid w:val="00177F6C"/>
    <w:rsid w:val="00187A5B"/>
    <w:rsid w:val="00197603"/>
    <w:rsid w:val="001A5167"/>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927"/>
    <w:rsid w:val="002411B8"/>
    <w:rsid w:val="00244A55"/>
    <w:rsid w:val="00255ABE"/>
    <w:rsid w:val="002566CB"/>
    <w:rsid w:val="00256F9B"/>
    <w:rsid w:val="00260A8E"/>
    <w:rsid w:val="00260C2E"/>
    <w:rsid w:val="00267E6D"/>
    <w:rsid w:val="00270B85"/>
    <w:rsid w:val="002717CB"/>
    <w:rsid w:val="00285B9C"/>
    <w:rsid w:val="002900AD"/>
    <w:rsid w:val="00295522"/>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47B17"/>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A658F"/>
    <w:rsid w:val="003B21A4"/>
    <w:rsid w:val="003C016E"/>
    <w:rsid w:val="003C12D9"/>
    <w:rsid w:val="003C4991"/>
    <w:rsid w:val="003D72D1"/>
    <w:rsid w:val="003E0EDA"/>
    <w:rsid w:val="003E12C6"/>
    <w:rsid w:val="003E3969"/>
    <w:rsid w:val="003E4C48"/>
    <w:rsid w:val="003E5566"/>
    <w:rsid w:val="003E5D3E"/>
    <w:rsid w:val="003F105C"/>
    <w:rsid w:val="004067D2"/>
    <w:rsid w:val="00406E51"/>
    <w:rsid w:val="00412FD5"/>
    <w:rsid w:val="00413868"/>
    <w:rsid w:val="00425196"/>
    <w:rsid w:val="00425F72"/>
    <w:rsid w:val="00427637"/>
    <w:rsid w:val="00427A72"/>
    <w:rsid w:val="00437BCF"/>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A6BA8"/>
    <w:rsid w:val="004B0A68"/>
    <w:rsid w:val="004B1B5B"/>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D718C"/>
    <w:rsid w:val="005E12AA"/>
    <w:rsid w:val="005E16F3"/>
    <w:rsid w:val="005E2A14"/>
    <w:rsid w:val="005E37A3"/>
    <w:rsid w:val="005E3B6B"/>
    <w:rsid w:val="005E5BCE"/>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62154"/>
    <w:rsid w:val="00662F6C"/>
    <w:rsid w:val="00666633"/>
    <w:rsid w:val="00681BBA"/>
    <w:rsid w:val="00681CDF"/>
    <w:rsid w:val="0068582C"/>
    <w:rsid w:val="0069212A"/>
    <w:rsid w:val="00692AD3"/>
    <w:rsid w:val="0069317F"/>
    <w:rsid w:val="006A20ED"/>
    <w:rsid w:val="006A68FB"/>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1C3C"/>
    <w:rsid w:val="006F58D1"/>
    <w:rsid w:val="006F77AB"/>
    <w:rsid w:val="00703E07"/>
    <w:rsid w:val="00710DEA"/>
    <w:rsid w:val="00712B79"/>
    <w:rsid w:val="00712E74"/>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84AD3"/>
    <w:rsid w:val="00790820"/>
    <w:rsid w:val="00797FF9"/>
    <w:rsid w:val="007A357C"/>
    <w:rsid w:val="007A4FA0"/>
    <w:rsid w:val="007A7C40"/>
    <w:rsid w:val="007B1B9F"/>
    <w:rsid w:val="007B413F"/>
    <w:rsid w:val="007B445F"/>
    <w:rsid w:val="007B684E"/>
    <w:rsid w:val="007C040D"/>
    <w:rsid w:val="007C6F11"/>
    <w:rsid w:val="007D6172"/>
    <w:rsid w:val="007E3FA8"/>
    <w:rsid w:val="007F1439"/>
    <w:rsid w:val="007F4D16"/>
    <w:rsid w:val="008016B2"/>
    <w:rsid w:val="00813D2F"/>
    <w:rsid w:val="008335F3"/>
    <w:rsid w:val="00844108"/>
    <w:rsid w:val="00853067"/>
    <w:rsid w:val="00854772"/>
    <w:rsid w:val="0086010D"/>
    <w:rsid w:val="00860655"/>
    <w:rsid w:val="00861991"/>
    <w:rsid w:val="00861A4B"/>
    <w:rsid w:val="00861E80"/>
    <w:rsid w:val="00862E9E"/>
    <w:rsid w:val="00863793"/>
    <w:rsid w:val="008666D8"/>
    <w:rsid w:val="00882A56"/>
    <w:rsid w:val="0088387D"/>
    <w:rsid w:val="00884048"/>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07F1"/>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3B80"/>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F14F7"/>
    <w:rsid w:val="00AF7273"/>
    <w:rsid w:val="00B01636"/>
    <w:rsid w:val="00B03525"/>
    <w:rsid w:val="00B04158"/>
    <w:rsid w:val="00B13EF0"/>
    <w:rsid w:val="00B20567"/>
    <w:rsid w:val="00B21710"/>
    <w:rsid w:val="00B23D62"/>
    <w:rsid w:val="00B24475"/>
    <w:rsid w:val="00B33422"/>
    <w:rsid w:val="00B3666B"/>
    <w:rsid w:val="00B401C7"/>
    <w:rsid w:val="00B4038B"/>
    <w:rsid w:val="00B47F76"/>
    <w:rsid w:val="00B55C5B"/>
    <w:rsid w:val="00B57A3C"/>
    <w:rsid w:val="00B6246C"/>
    <w:rsid w:val="00B741C7"/>
    <w:rsid w:val="00B9029A"/>
    <w:rsid w:val="00B909AE"/>
    <w:rsid w:val="00B94A76"/>
    <w:rsid w:val="00BA0BCA"/>
    <w:rsid w:val="00BA3523"/>
    <w:rsid w:val="00BB02FB"/>
    <w:rsid w:val="00BB0E2B"/>
    <w:rsid w:val="00BB7C31"/>
    <w:rsid w:val="00BC018D"/>
    <w:rsid w:val="00BC50A1"/>
    <w:rsid w:val="00BC5967"/>
    <w:rsid w:val="00BC5CB1"/>
    <w:rsid w:val="00BD1FE6"/>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28A7"/>
    <w:rsid w:val="00C6408B"/>
    <w:rsid w:val="00C66A9A"/>
    <w:rsid w:val="00C75376"/>
    <w:rsid w:val="00C75750"/>
    <w:rsid w:val="00C7737D"/>
    <w:rsid w:val="00C77BE2"/>
    <w:rsid w:val="00C8546E"/>
    <w:rsid w:val="00C8675B"/>
    <w:rsid w:val="00C87F4A"/>
    <w:rsid w:val="00CA5B6F"/>
    <w:rsid w:val="00CB2567"/>
    <w:rsid w:val="00CB2778"/>
    <w:rsid w:val="00CB2C5F"/>
    <w:rsid w:val="00CB3592"/>
    <w:rsid w:val="00CB3A7D"/>
    <w:rsid w:val="00CB503A"/>
    <w:rsid w:val="00CB595B"/>
    <w:rsid w:val="00CD12B9"/>
    <w:rsid w:val="00CD2AF0"/>
    <w:rsid w:val="00CD7368"/>
    <w:rsid w:val="00CD77DF"/>
    <w:rsid w:val="00CE02F5"/>
    <w:rsid w:val="00CE06C8"/>
    <w:rsid w:val="00CE6436"/>
    <w:rsid w:val="00CF05F0"/>
    <w:rsid w:val="00CF552E"/>
    <w:rsid w:val="00D01999"/>
    <w:rsid w:val="00D048D9"/>
    <w:rsid w:val="00D05BA5"/>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80FE1"/>
    <w:rsid w:val="00D81C4C"/>
    <w:rsid w:val="00D92050"/>
    <w:rsid w:val="00D934AB"/>
    <w:rsid w:val="00DA3E8A"/>
    <w:rsid w:val="00DA5027"/>
    <w:rsid w:val="00DA6277"/>
    <w:rsid w:val="00DB3F0A"/>
    <w:rsid w:val="00DB5D4E"/>
    <w:rsid w:val="00DC161B"/>
    <w:rsid w:val="00DC5B19"/>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34A6E"/>
    <w:rsid w:val="00E3779A"/>
    <w:rsid w:val="00E436F1"/>
    <w:rsid w:val="00E50ED4"/>
    <w:rsid w:val="00E539D1"/>
    <w:rsid w:val="00E54647"/>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C0527"/>
    <w:rsid w:val="00ED0477"/>
    <w:rsid w:val="00ED189F"/>
    <w:rsid w:val="00ED74D0"/>
    <w:rsid w:val="00EE3274"/>
    <w:rsid w:val="00EF1E5E"/>
    <w:rsid w:val="00EF40A6"/>
    <w:rsid w:val="00EF6882"/>
    <w:rsid w:val="00F01BCA"/>
    <w:rsid w:val="00F03DA0"/>
    <w:rsid w:val="00F10CDB"/>
    <w:rsid w:val="00F14497"/>
    <w:rsid w:val="00F15C78"/>
    <w:rsid w:val="00F20338"/>
    <w:rsid w:val="00F21F94"/>
    <w:rsid w:val="00F22CFB"/>
    <w:rsid w:val="00F323AB"/>
    <w:rsid w:val="00F35D72"/>
    <w:rsid w:val="00F373D7"/>
    <w:rsid w:val="00F41048"/>
    <w:rsid w:val="00F42A15"/>
    <w:rsid w:val="00F54E51"/>
    <w:rsid w:val="00F57019"/>
    <w:rsid w:val="00F6339A"/>
    <w:rsid w:val="00F64001"/>
    <w:rsid w:val="00F648EF"/>
    <w:rsid w:val="00F665FA"/>
    <w:rsid w:val="00F81C51"/>
    <w:rsid w:val="00F87320"/>
    <w:rsid w:val="00F91412"/>
    <w:rsid w:val="00F922E0"/>
    <w:rsid w:val="00F933DD"/>
    <w:rsid w:val="00F94148"/>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cran.r-project.org/package=euler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mailto:participa@bcbl.eu"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mailto:a.eguiguren@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eguiguren@bcbl.eu" TargetMode="External"/><Relationship Id="rId28" Type="http://schemas.openxmlformats.org/officeDocument/2006/relationships/theme" Target="theme/theme1.xml"/><Relationship Id="rId10" Type="http://schemas.openxmlformats.org/officeDocument/2006/relationships/hyperlink" Target="mailto:a.esnal@bcbl.eu" TargetMode="External"/><Relationship Id="rId19" Type="http://schemas.openxmlformats.org/officeDocument/2006/relationships/hyperlink" Target="mailto:o.vadillo@bcbl.eu"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hyperlink" Target="mailto:a.eguiguren@bcbl.eu"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20</Pages>
  <Words>7526</Words>
  <Characters>40643</Characters>
  <Application>Microsoft Office Word</Application>
  <DocSecurity>0</DocSecurity>
  <Lines>338</Lines>
  <Paragraphs>96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48073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14</cp:revision>
  <cp:lastPrinted>2019-04-30T11:06:00Z</cp:lastPrinted>
  <dcterms:created xsi:type="dcterms:W3CDTF">2023-09-01T12:49:00Z</dcterms:created>
  <dcterms:modified xsi:type="dcterms:W3CDTF">2023-09-04T13:39:00Z</dcterms:modified>
</cp:coreProperties>
</file>