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2E501" w14:textId="6E840A84" w:rsidR="008B68AB" w:rsidRDefault="008B68AB">
      <w:pPr>
        <w:rPr>
          <w:b/>
          <w:bCs/>
          <w:u w:val="single"/>
          <w:lang w:val="en-US"/>
        </w:rPr>
      </w:pPr>
      <w:r w:rsidRPr="008B68AB">
        <w:rPr>
          <w:b/>
          <w:bCs/>
          <w:u w:val="single"/>
          <w:lang w:val="en-US"/>
        </w:rPr>
        <w:t>FAMILIARISATION</w:t>
      </w:r>
    </w:p>
    <w:p w14:paraId="0A7CF513" w14:textId="77777777" w:rsidR="008B68AB" w:rsidRPr="008B68AB" w:rsidRDefault="008B68AB">
      <w:pPr>
        <w:rPr>
          <w:b/>
          <w:bCs/>
          <w:u w:val="single"/>
          <w:lang w:val="en-US"/>
        </w:rPr>
      </w:pPr>
    </w:p>
    <w:p w14:paraId="2C14EA45" w14:textId="76B9F646" w:rsidR="008B68AB" w:rsidRDefault="008B68AB">
      <w:pPr>
        <w:rPr>
          <w:lang w:val="en-US"/>
        </w:rPr>
      </w:pPr>
      <w:r w:rsidRPr="008B68AB">
        <w:rPr>
          <w:b/>
          <w:bCs/>
          <w:u w:val="single"/>
          <w:lang w:val="en-US"/>
        </w:rPr>
        <w:t>Welcome screen:</w:t>
      </w:r>
      <w:r w:rsidRPr="008B68AB">
        <w:rPr>
          <w:b/>
          <w:bCs/>
          <w:lang w:val="en-US"/>
        </w:rPr>
        <w:t xml:space="preserve"> </w:t>
      </w:r>
      <w:r>
        <w:rPr>
          <w:lang w:val="en-US"/>
        </w:rPr>
        <w:t>Welcome to the experiment!</w:t>
      </w:r>
    </w:p>
    <w:p w14:paraId="023CDEA5" w14:textId="7DE600C9" w:rsidR="008B68AB" w:rsidRPr="008B68AB" w:rsidRDefault="008B68AB" w:rsidP="008B68AB">
      <w:pPr>
        <w:rPr>
          <w:lang w:val="en-US"/>
        </w:rPr>
      </w:pPr>
      <w:r w:rsidRPr="008B68AB">
        <w:rPr>
          <w:b/>
          <w:bCs/>
          <w:u w:val="single"/>
          <w:lang w:val="en-US"/>
        </w:rPr>
        <w:t>Instructions:</w:t>
      </w:r>
      <w:r>
        <w:rPr>
          <w:lang w:val="en-US"/>
        </w:rPr>
        <w:t xml:space="preserve"> </w:t>
      </w:r>
      <w:r w:rsidRPr="008B68AB">
        <w:rPr>
          <w:lang w:val="en-US"/>
        </w:rPr>
        <w:t xml:space="preserve">In this experiment you will see </w:t>
      </w:r>
      <w:r w:rsidR="001C2004">
        <w:rPr>
          <w:lang w:val="en-US"/>
        </w:rPr>
        <w:t>pictures</w:t>
      </w:r>
      <w:r w:rsidRPr="008B68AB">
        <w:rPr>
          <w:lang w:val="en-US"/>
        </w:rPr>
        <w:t xml:space="preserve"> on the screen</w:t>
      </w:r>
      <w:r w:rsidR="001C2004">
        <w:rPr>
          <w:lang w:val="en-US"/>
        </w:rPr>
        <w:t xml:space="preserve"> and will have to name them</w:t>
      </w:r>
      <w:r w:rsidRPr="008B68AB">
        <w:rPr>
          <w:lang w:val="en-US"/>
        </w:rPr>
        <w:t xml:space="preserve">. </w:t>
      </w:r>
      <w:r w:rsidR="001C2004">
        <w:rPr>
          <w:lang w:val="en-US"/>
        </w:rPr>
        <w:t>Pictures will appear one</w:t>
      </w:r>
      <w:r w:rsidRPr="008B68AB">
        <w:rPr>
          <w:lang w:val="en-US"/>
        </w:rPr>
        <w:t xml:space="preserve"> at a time</w:t>
      </w:r>
      <w:r w:rsidR="001C2004">
        <w:rPr>
          <w:lang w:val="en-US"/>
        </w:rPr>
        <w:t xml:space="preserve"> and </w:t>
      </w:r>
      <w:r w:rsidRPr="008B68AB">
        <w:rPr>
          <w:lang w:val="en-US"/>
        </w:rPr>
        <w:t xml:space="preserve">will stay on screen for a few seconds. </w:t>
      </w:r>
    </w:p>
    <w:p w14:paraId="743612D1" w14:textId="7A1B07F9" w:rsidR="008B68AB" w:rsidRPr="008B68AB" w:rsidRDefault="001C2004" w:rsidP="008B68AB">
      <w:pPr>
        <w:rPr>
          <w:lang w:val="en-US"/>
        </w:rPr>
      </w:pPr>
      <w:r>
        <w:rPr>
          <w:lang w:val="en-US"/>
        </w:rPr>
        <w:t>When a picture appears, y</w:t>
      </w:r>
      <w:r w:rsidR="008B68AB" w:rsidRPr="008B68AB">
        <w:rPr>
          <w:lang w:val="en-US"/>
        </w:rPr>
        <w:t xml:space="preserve">ou will have to </w:t>
      </w:r>
      <w:r>
        <w:rPr>
          <w:lang w:val="en-US"/>
        </w:rPr>
        <w:t>say its name out loud</w:t>
      </w:r>
      <w:r w:rsidR="008B68AB" w:rsidRPr="008B68AB">
        <w:rPr>
          <w:lang w:val="en-US"/>
        </w:rPr>
        <w:t xml:space="preserve">. After each </w:t>
      </w:r>
      <w:r>
        <w:rPr>
          <w:lang w:val="en-US"/>
        </w:rPr>
        <w:t>picture</w:t>
      </w:r>
      <w:r w:rsidR="008B68AB" w:rsidRPr="008B68AB">
        <w:rPr>
          <w:lang w:val="en-US"/>
        </w:rPr>
        <w:t xml:space="preserve">, you will see </w:t>
      </w:r>
      <w:r>
        <w:rPr>
          <w:lang w:val="en-US"/>
        </w:rPr>
        <w:t>its name written below it</w:t>
      </w:r>
      <w:r w:rsidR="008B68AB" w:rsidRPr="008B68AB">
        <w:rPr>
          <w:lang w:val="en-US"/>
        </w:rPr>
        <w:t>.</w:t>
      </w:r>
      <w:r>
        <w:rPr>
          <w:lang w:val="en-US"/>
        </w:rPr>
        <w:t xml:space="preserve"> Please try and remember to use this name</w:t>
      </w:r>
      <w:r w:rsidR="008B68AB" w:rsidRPr="008B68AB">
        <w:rPr>
          <w:lang w:val="en-US"/>
        </w:rPr>
        <w:t xml:space="preserve"> </w:t>
      </w:r>
      <w:r>
        <w:rPr>
          <w:lang w:val="en-US"/>
        </w:rPr>
        <w:t>for the rest of the experiment.</w:t>
      </w:r>
    </w:p>
    <w:p w14:paraId="211579EE" w14:textId="79071AA4" w:rsidR="001C2004" w:rsidRPr="008B68AB" w:rsidRDefault="001C2004" w:rsidP="001C2004">
      <w:pPr>
        <w:rPr>
          <w:lang w:val="en-US"/>
        </w:rPr>
      </w:pPr>
      <w:r w:rsidRPr="008B68AB">
        <w:rPr>
          <w:lang w:val="en-US"/>
        </w:rPr>
        <w:t xml:space="preserve">Press SPACE to </w:t>
      </w:r>
      <w:r>
        <w:rPr>
          <w:lang w:val="en-US"/>
        </w:rPr>
        <w:t>start</w:t>
      </w:r>
      <w:r w:rsidRPr="008B68AB">
        <w:rPr>
          <w:lang w:val="en-US"/>
        </w:rPr>
        <w:t>.</w:t>
      </w:r>
    </w:p>
    <w:p w14:paraId="3A057305" w14:textId="77777777" w:rsidR="001C2004" w:rsidRDefault="001C2004" w:rsidP="008B68AB">
      <w:pPr>
        <w:rPr>
          <w:lang w:val="en-US"/>
        </w:rPr>
      </w:pPr>
    </w:p>
    <w:p w14:paraId="2ABE0103" w14:textId="7650A902" w:rsidR="008B68AB" w:rsidRPr="008B68AB" w:rsidRDefault="008B68AB" w:rsidP="008B68AB">
      <w:pPr>
        <w:rPr>
          <w:lang w:val="en-US"/>
        </w:rPr>
      </w:pPr>
      <w:r w:rsidRPr="008B68AB">
        <w:rPr>
          <w:b/>
          <w:bCs/>
          <w:u w:val="single"/>
          <w:lang w:val="en-US"/>
        </w:rPr>
        <w:t>End message:</w:t>
      </w:r>
      <w:r>
        <w:rPr>
          <w:lang w:val="en-US"/>
        </w:rPr>
        <w:t xml:space="preserve"> </w:t>
      </w:r>
      <w:r w:rsidRPr="008B68AB">
        <w:rPr>
          <w:lang w:val="en-US"/>
        </w:rPr>
        <w:t xml:space="preserve">Congratulations! </w:t>
      </w:r>
    </w:p>
    <w:p w14:paraId="7A53427F" w14:textId="0F709EAD" w:rsidR="008B68AB" w:rsidRPr="008B68AB" w:rsidRDefault="008B68AB" w:rsidP="008B68AB">
      <w:pPr>
        <w:rPr>
          <w:lang w:val="en-US"/>
        </w:rPr>
      </w:pPr>
      <w:r w:rsidRPr="008B68AB">
        <w:rPr>
          <w:lang w:val="en-US"/>
        </w:rPr>
        <w:t xml:space="preserve">You finished the first part and you can now move to the second part of the experiment! </w:t>
      </w:r>
    </w:p>
    <w:p w14:paraId="64DAE16C" w14:textId="2D7268C4" w:rsidR="008B68AB" w:rsidRPr="008B68AB" w:rsidRDefault="008B68AB" w:rsidP="008B68AB">
      <w:pPr>
        <w:rPr>
          <w:lang w:val="en-US"/>
        </w:rPr>
      </w:pPr>
      <w:r w:rsidRPr="008B68AB">
        <w:rPr>
          <w:lang w:val="en-US"/>
        </w:rPr>
        <w:t xml:space="preserve">Press SPACE to </w:t>
      </w:r>
      <w:r w:rsidR="00B17732">
        <w:rPr>
          <w:lang w:val="en-US"/>
        </w:rPr>
        <w:t>continue</w:t>
      </w:r>
      <w:r w:rsidRPr="008B68AB">
        <w:rPr>
          <w:lang w:val="en-US"/>
        </w:rPr>
        <w:t>.</w:t>
      </w:r>
    </w:p>
    <w:p w14:paraId="7055FA1B" w14:textId="77777777" w:rsidR="008B68AB" w:rsidRDefault="008B68AB" w:rsidP="008B68AB">
      <w:pPr>
        <w:rPr>
          <w:lang w:val="en-US"/>
        </w:rPr>
      </w:pPr>
    </w:p>
    <w:p w14:paraId="6DA9D8DE" w14:textId="18FB4347" w:rsidR="000F4979" w:rsidRPr="007470E2" w:rsidRDefault="000F4979" w:rsidP="008B68AB">
      <w:pPr>
        <w:rPr>
          <w:b/>
          <w:bCs/>
          <w:lang w:val="en-US"/>
        </w:rPr>
      </w:pPr>
      <w:r w:rsidRPr="007470E2">
        <w:rPr>
          <w:b/>
          <w:bCs/>
          <w:lang w:val="en-US"/>
        </w:rPr>
        <w:t>General instructions</w:t>
      </w:r>
    </w:p>
    <w:p w14:paraId="29A4B2A2" w14:textId="54DA2BAC" w:rsidR="00FD4F4A" w:rsidRDefault="00FD4F4A" w:rsidP="00CF016F">
      <w:pPr>
        <w:rPr>
          <w:lang w:val="en-US"/>
        </w:rPr>
      </w:pPr>
      <w:r>
        <w:rPr>
          <w:lang w:val="en-US"/>
        </w:rPr>
        <w:t>Screen 1:</w:t>
      </w:r>
    </w:p>
    <w:p w14:paraId="24FE748D" w14:textId="0AB976A2" w:rsidR="00CF016F" w:rsidRPr="00DF4393" w:rsidRDefault="00CF016F" w:rsidP="00CF016F">
      <w:pPr>
        <w:rPr>
          <w:lang w:val="en-US"/>
        </w:rPr>
      </w:pPr>
      <w:r w:rsidRPr="00DF4393">
        <w:rPr>
          <w:lang w:val="en-US"/>
        </w:rPr>
        <w:t xml:space="preserve">In this experiment you will see </w:t>
      </w:r>
      <w:r>
        <w:rPr>
          <w:lang w:val="en-US"/>
        </w:rPr>
        <w:t>pictures</w:t>
      </w:r>
      <w:r w:rsidRPr="00DF4393">
        <w:rPr>
          <w:lang w:val="en-US"/>
        </w:rPr>
        <w:t xml:space="preserve"> on the screen</w:t>
      </w:r>
      <w:r>
        <w:rPr>
          <w:lang w:val="en-US"/>
        </w:rPr>
        <w:t xml:space="preserve"> and will have to name them</w:t>
      </w:r>
      <w:r w:rsidRPr="00DF4393">
        <w:rPr>
          <w:lang w:val="en-US"/>
        </w:rPr>
        <w:t xml:space="preserve">. </w:t>
      </w:r>
    </w:p>
    <w:p w14:paraId="738F8C12" w14:textId="7C8FBC08" w:rsidR="00CF016F" w:rsidRPr="00DF4393" w:rsidRDefault="00CF016F" w:rsidP="00CF016F">
      <w:pPr>
        <w:rPr>
          <w:lang w:val="en-US"/>
        </w:rPr>
      </w:pPr>
      <w:r w:rsidRPr="00DF4393">
        <w:rPr>
          <w:lang w:val="en-US"/>
        </w:rPr>
        <w:t xml:space="preserve">You will </w:t>
      </w:r>
      <w:r w:rsidR="009F4366">
        <w:rPr>
          <w:lang w:val="en-US"/>
        </w:rPr>
        <w:t>have</w:t>
      </w:r>
      <w:r w:rsidRPr="00DF4393">
        <w:rPr>
          <w:lang w:val="en-US"/>
        </w:rPr>
        <w:t xml:space="preserve"> to name</w:t>
      </w:r>
      <w:r w:rsidR="009F4366">
        <w:rPr>
          <w:lang w:val="en-US"/>
        </w:rPr>
        <w:t xml:space="preserve"> each picture</w:t>
      </w:r>
      <w:r w:rsidRPr="00DF4393">
        <w:rPr>
          <w:lang w:val="en-US"/>
        </w:rPr>
        <w:t xml:space="preserve"> either by </w:t>
      </w:r>
      <w:r w:rsidR="009F4366">
        <w:rPr>
          <w:lang w:val="en-US"/>
        </w:rPr>
        <w:t>saying its name out loud</w:t>
      </w:r>
      <w:r w:rsidRPr="00DF4393">
        <w:rPr>
          <w:lang w:val="en-US"/>
        </w:rPr>
        <w:t xml:space="preserve"> or by typing</w:t>
      </w:r>
      <w:r w:rsidR="009F4366">
        <w:rPr>
          <w:lang w:val="en-US"/>
        </w:rPr>
        <w:t xml:space="preserve"> it</w:t>
      </w:r>
      <w:r w:rsidRPr="00DF4393">
        <w:rPr>
          <w:lang w:val="en-US"/>
        </w:rPr>
        <w:t xml:space="preserve">. </w:t>
      </w:r>
    </w:p>
    <w:p w14:paraId="76BA2138" w14:textId="77777777" w:rsidR="00B17732" w:rsidRDefault="00CF016F" w:rsidP="00CF016F">
      <w:pPr>
        <w:rPr>
          <w:lang w:val="en-US"/>
        </w:rPr>
      </w:pPr>
      <w:r w:rsidRPr="00DF4393">
        <w:rPr>
          <w:lang w:val="en-US"/>
        </w:rPr>
        <w:t xml:space="preserve">A </w:t>
      </w:r>
      <w:r w:rsidR="00B642C7">
        <w:rPr>
          <w:lang w:val="en-US"/>
        </w:rPr>
        <w:t>colored</w:t>
      </w:r>
      <w:r w:rsidRPr="00DF4393">
        <w:rPr>
          <w:lang w:val="en-US"/>
        </w:rPr>
        <w:t xml:space="preserve"> rectangle</w:t>
      </w:r>
      <w:r w:rsidR="00B642C7">
        <w:rPr>
          <w:lang w:val="en-US"/>
        </w:rPr>
        <w:t xml:space="preserve"> around each picture</w:t>
      </w:r>
      <w:r w:rsidRPr="00DF4393">
        <w:rPr>
          <w:lang w:val="en-US"/>
        </w:rPr>
        <w:t xml:space="preserve"> </w:t>
      </w:r>
      <w:r w:rsidR="00B642C7">
        <w:rPr>
          <w:lang w:val="en-US"/>
        </w:rPr>
        <w:t>will tell you</w:t>
      </w:r>
      <w:r w:rsidRPr="00DF4393">
        <w:rPr>
          <w:lang w:val="en-US"/>
        </w:rPr>
        <w:t xml:space="preserve"> whether you </w:t>
      </w:r>
      <w:r w:rsidR="00B642C7">
        <w:rPr>
          <w:lang w:val="en-US"/>
        </w:rPr>
        <w:t>have</w:t>
      </w:r>
      <w:r w:rsidRPr="00DF4393">
        <w:rPr>
          <w:lang w:val="en-US"/>
        </w:rPr>
        <w:t xml:space="preserve"> to speak or type</w:t>
      </w:r>
      <w:r w:rsidR="00B642C7">
        <w:rPr>
          <w:lang w:val="en-US"/>
        </w:rPr>
        <w:t xml:space="preserve"> for this picture</w:t>
      </w:r>
      <w:r w:rsidRPr="00DF4393">
        <w:rPr>
          <w:lang w:val="en-US"/>
        </w:rPr>
        <w:t xml:space="preserve">. </w:t>
      </w:r>
    </w:p>
    <w:p w14:paraId="257898AD" w14:textId="77777777" w:rsidR="00B17732" w:rsidRDefault="00CF016F" w:rsidP="00CF016F">
      <w:pPr>
        <w:rPr>
          <w:lang w:val="en-US"/>
        </w:rPr>
      </w:pPr>
      <w:r w:rsidRPr="00DF4393">
        <w:rPr>
          <w:lang w:val="en-US"/>
        </w:rPr>
        <w:t xml:space="preserve">If the rectangle is </w:t>
      </w:r>
      <w:r w:rsidRPr="007470E2">
        <w:rPr>
          <w:b/>
          <w:bCs/>
          <w:color w:val="4472C4"/>
          <w:lang w:val="en-US"/>
        </w:rPr>
        <w:t>blue</w:t>
      </w:r>
      <w:r w:rsidRPr="00DF4393">
        <w:rPr>
          <w:lang w:val="en-US"/>
        </w:rPr>
        <w:t xml:space="preserve">, you will need to </w:t>
      </w:r>
      <w:r w:rsidRPr="007470E2">
        <w:rPr>
          <w:b/>
          <w:bCs/>
          <w:lang w:val="en-US"/>
        </w:rPr>
        <w:t>type</w:t>
      </w:r>
      <w:r w:rsidRPr="00DF4393">
        <w:rPr>
          <w:lang w:val="en-US"/>
        </w:rPr>
        <w:t xml:space="preserve">. </w:t>
      </w:r>
    </w:p>
    <w:p w14:paraId="6C09BB69" w14:textId="61160988" w:rsidR="00CF016F" w:rsidRPr="00DF4393" w:rsidRDefault="00CF016F" w:rsidP="00CF016F">
      <w:pPr>
        <w:rPr>
          <w:lang w:val="en-US"/>
        </w:rPr>
      </w:pPr>
      <w:r w:rsidRPr="00DF4393">
        <w:rPr>
          <w:lang w:val="en-US"/>
        </w:rPr>
        <w:t xml:space="preserve">If the rectangle is </w:t>
      </w:r>
      <w:r w:rsidRPr="007470E2">
        <w:rPr>
          <w:b/>
          <w:bCs/>
          <w:color w:val="FFC000"/>
          <w:lang w:val="en-US"/>
        </w:rPr>
        <w:t>yellow</w:t>
      </w:r>
      <w:r w:rsidRPr="00DF4393">
        <w:rPr>
          <w:lang w:val="en-US"/>
        </w:rPr>
        <w:t xml:space="preserve">, you will have to </w:t>
      </w:r>
      <w:r w:rsidRPr="007470E2">
        <w:rPr>
          <w:b/>
          <w:bCs/>
          <w:lang w:val="en-US"/>
        </w:rPr>
        <w:t>speak</w:t>
      </w:r>
      <w:r w:rsidRPr="00DF4393">
        <w:rPr>
          <w:lang w:val="en-US"/>
        </w:rPr>
        <w:t xml:space="preserve">. </w:t>
      </w:r>
    </w:p>
    <w:p w14:paraId="4C679072" w14:textId="244AE9F2" w:rsidR="00CF016F" w:rsidRPr="00DF4393" w:rsidRDefault="00CF016F" w:rsidP="00CF016F">
      <w:pPr>
        <w:rPr>
          <w:lang w:val="en-US"/>
        </w:rPr>
      </w:pPr>
      <w:r w:rsidRPr="00DF4393">
        <w:rPr>
          <w:lang w:val="en-US"/>
        </w:rPr>
        <w:t xml:space="preserve">You should name the images </w:t>
      </w:r>
      <w:r w:rsidR="00E53048">
        <w:rPr>
          <w:lang w:val="en-US"/>
        </w:rPr>
        <w:t xml:space="preserve">as fast and accurately </w:t>
      </w:r>
      <w:r w:rsidRPr="00DF4393">
        <w:rPr>
          <w:lang w:val="en-US"/>
        </w:rPr>
        <w:t xml:space="preserve">as possible. </w:t>
      </w:r>
      <w:r w:rsidR="00E71FF4">
        <w:rPr>
          <w:lang w:val="en-US"/>
        </w:rPr>
        <w:t>Pictures</w:t>
      </w:r>
      <w:r w:rsidRPr="00DF4393">
        <w:rPr>
          <w:lang w:val="en-US"/>
        </w:rPr>
        <w:t xml:space="preserve"> will</w:t>
      </w:r>
      <w:r w:rsidR="00096EFB">
        <w:rPr>
          <w:lang w:val="en-US"/>
        </w:rPr>
        <w:t xml:space="preserve"> only</w:t>
      </w:r>
      <w:r w:rsidRPr="00DF4393">
        <w:rPr>
          <w:lang w:val="en-US"/>
        </w:rPr>
        <w:t xml:space="preserve"> stay on the screen for a short time. </w:t>
      </w:r>
    </w:p>
    <w:p w14:paraId="50F58843" w14:textId="77777777" w:rsidR="00E53048" w:rsidRDefault="00E53048" w:rsidP="00CF016F">
      <w:pPr>
        <w:rPr>
          <w:lang w:val="en-US"/>
        </w:rPr>
      </w:pPr>
    </w:p>
    <w:p w14:paraId="2D8E9ECE" w14:textId="77777777" w:rsidR="00B17732" w:rsidRDefault="00B17732" w:rsidP="00B17732">
      <w:pPr>
        <w:rPr>
          <w:lang w:val="en-US"/>
        </w:rPr>
      </w:pPr>
      <w:r w:rsidRPr="00D23846">
        <w:rPr>
          <w:lang w:val="en-US"/>
        </w:rPr>
        <w:t xml:space="preserve">Press SPACE to </w:t>
      </w:r>
      <w:r>
        <w:rPr>
          <w:lang w:val="en-US"/>
        </w:rPr>
        <w:t>continue</w:t>
      </w:r>
      <w:r w:rsidRPr="00D23846">
        <w:rPr>
          <w:lang w:val="en-US"/>
        </w:rPr>
        <w:t>.</w:t>
      </w:r>
    </w:p>
    <w:p w14:paraId="5A5943E5" w14:textId="77777777" w:rsidR="00B17732" w:rsidRDefault="00B17732" w:rsidP="00CF016F">
      <w:pPr>
        <w:rPr>
          <w:lang w:val="en-US"/>
        </w:rPr>
      </w:pPr>
    </w:p>
    <w:p w14:paraId="59B40677" w14:textId="15AD1F4D" w:rsidR="00FD4F4A" w:rsidRDefault="00FD4F4A" w:rsidP="00CF016F">
      <w:pPr>
        <w:rPr>
          <w:lang w:val="en-US"/>
        </w:rPr>
      </w:pPr>
      <w:r>
        <w:rPr>
          <w:lang w:val="en-US"/>
        </w:rPr>
        <w:t>Screen 2:</w:t>
      </w:r>
    </w:p>
    <w:p w14:paraId="3A8C0437" w14:textId="4054742D" w:rsidR="00E53048" w:rsidRDefault="00E53048" w:rsidP="00CF016F">
      <w:pPr>
        <w:rPr>
          <w:lang w:val="en-US"/>
        </w:rPr>
      </w:pPr>
      <w:r>
        <w:rPr>
          <w:lang w:val="en-US"/>
        </w:rPr>
        <w:t>A few more instructions</w:t>
      </w:r>
      <w:r w:rsidR="00FD4F4A">
        <w:rPr>
          <w:lang w:val="en-US"/>
        </w:rPr>
        <w:t>!</w:t>
      </w:r>
    </w:p>
    <w:p w14:paraId="3C1D556F" w14:textId="07394155" w:rsidR="00CF016F" w:rsidRPr="00E53048" w:rsidRDefault="00CF016F" w:rsidP="00CF016F">
      <w:pPr>
        <w:rPr>
          <w:strike/>
          <w:lang w:val="en-US"/>
          <w:rPrChange w:id="0" w:author="Svetlana Pinet" w:date="2023-06-22T11:36:00Z">
            <w:rPr>
              <w:lang w:val="en-US"/>
            </w:rPr>
          </w:rPrChange>
        </w:rPr>
      </w:pPr>
      <w:r w:rsidRPr="00E53048">
        <w:rPr>
          <w:strike/>
          <w:lang w:val="en-US"/>
          <w:rPrChange w:id="1" w:author="Svetlana Pinet" w:date="2023-06-22T11:36:00Z">
            <w:rPr>
              <w:lang w:val="en-US"/>
            </w:rPr>
          </w:rPrChange>
        </w:rPr>
        <w:t xml:space="preserve">It is important that when you type </w:t>
      </w:r>
      <w:commentRangeStart w:id="2"/>
      <w:r w:rsidRPr="00E53048">
        <w:rPr>
          <w:strike/>
          <w:lang w:val="en-US"/>
          <w:rPrChange w:id="3" w:author="Svetlana Pinet" w:date="2023-06-22T11:36:00Z">
            <w:rPr>
              <w:lang w:val="en-US"/>
            </w:rPr>
          </w:rPrChange>
        </w:rPr>
        <w:t xml:space="preserve">you avoid looking at your hands as much as possible! </w:t>
      </w:r>
      <w:commentRangeEnd w:id="2"/>
      <w:r w:rsidR="00E53048" w:rsidRPr="00E53048">
        <w:rPr>
          <w:rStyle w:val="CommentReference"/>
          <w:strike/>
          <w:rPrChange w:id="4" w:author="Svetlana Pinet" w:date="2023-06-22T11:36:00Z">
            <w:rPr>
              <w:rStyle w:val="CommentReference"/>
            </w:rPr>
          </w:rPrChange>
        </w:rPr>
        <w:commentReference w:id="2"/>
      </w:r>
    </w:p>
    <w:p w14:paraId="436EF89C" w14:textId="704C71B5" w:rsidR="00E53048" w:rsidRDefault="00D268BA" w:rsidP="00CF016F">
      <w:pPr>
        <w:rPr>
          <w:lang w:val="en-US"/>
        </w:rPr>
      </w:pPr>
      <w:r>
        <w:rPr>
          <w:lang w:val="en-US"/>
        </w:rPr>
        <w:t xml:space="preserve">When you speak, </w:t>
      </w:r>
      <w:r w:rsidR="000F4979">
        <w:rPr>
          <w:lang w:val="en-US"/>
        </w:rPr>
        <w:t>make sure you say only one word, in a clear voice.</w:t>
      </w:r>
    </w:p>
    <w:p w14:paraId="1867A38C" w14:textId="5DD4AFF3" w:rsidR="00CF016F" w:rsidRPr="00DF4393" w:rsidRDefault="00E53048" w:rsidP="00CF016F">
      <w:pPr>
        <w:rPr>
          <w:lang w:val="en-US"/>
        </w:rPr>
      </w:pPr>
      <w:r>
        <w:rPr>
          <w:lang w:val="en-US"/>
        </w:rPr>
        <w:t>Try to</w:t>
      </w:r>
      <w:r w:rsidR="00CF016F" w:rsidRPr="00DF4393">
        <w:rPr>
          <w:lang w:val="en-US"/>
        </w:rPr>
        <w:t xml:space="preserve"> keep your hands above the keyboard during the whole session</w:t>
      </w:r>
      <w:r>
        <w:rPr>
          <w:lang w:val="en-US"/>
        </w:rPr>
        <w:t>. And p</w:t>
      </w:r>
      <w:r w:rsidR="00CF016F" w:rsidRPr="00DF4393">
        <w:rPr>
          <w:lang w:val="en-US"/>
        </w:rPr>
        <w:t xml:space="preserve">lease, </w:t>
      </w:r>
      <w:r>
        <w:rPr>
          <w:lang w:val="en-US"/>
        </w:rPr>
        <w:t>don’t</w:t>
      </w:r>
      <w:r w:rsidR="00CF016F" w:rsidRPr="00DF4393">
        <w:rPr>
          <w:lang w:val="en-US"/>
        </w:rPr>
        <w:t xml:space="preserve"> speak while typing!</w:t>
      </w:r>
    </w:p>
    <w:p w14:paraId="59CABCB2" w14:textId="77777777" w:rsidR="00CF016F" w:rsidRDefault="00CF016F" w:rsidP="008B68AB">
      <w:pPr>
        <w:rPr>
          <w:lang w:val="en-US"/>
        </w:rPr>
      </w:pPr>
    </w:p>
    <w:p w14:paraId="045F193A" w14:textId="77777777" w:rsidR="00B17732" w:rsidRDefault="00B17732" w:rsidP="00B17732">
      <w:pPr>
        <w:rPr>
          <w:lang w:val="en-US"/>
        </w:rPr>
      </w:pPr>
      <w:r w:rsidRPr="00D23846">
        <w:rPr>
          <w:lang w:val="en-US"/>
        </w:rPr>
        <w:t xml:space="preserve">Press SPACE to </w:t>
      </w:r>
      <w:r>
        <w:rPr>
          <w:lang w:val="en-US"/>
        </w:rPr>
        <w:t>continue</w:t>
      </w:r>
      <w:r w:rsidRPr="00D23846">
        <w:rPr>
          <w:lang w:val="en-US"/>
        </w:rPr>
        <w:t>.</w:t>
      </w:r>
    </w:p>
    <w:p w14:paraId="10C8D9FA" w14:textId="77777777" w:rsidR="00B17732" w:rsidRDefault="00B17732" w:rsidP="008B68AB">
      <w:pPr>
        <w:rPr>
          <w:lang w:val="en-US"/>
        </w:rPr>
      </w:pPr>
    </w:p>
    <w:p w14:paraId="25F4C5F8" w14:textId="320D08C8" w:rsidR="00FD4F4A" w:rsidRDefault="00FD4F4A" w:rsidP="008B68AB">
      <w:pPr>
        <w:rPr>
          <w:lang w:val="en-US"/>
        </w:rPr>
      </w:pPr>
      <w:r>
        <w:rPr>
          <w:lang w:val="en-US"/>
        </w:rPr>
        <w:t xml:space="preserve">Screen 3: </w:t>
      </w:r>
    </w:p>
    <w:p w14:paraId="5833C7EB" w14:textId="40E0F996" w:rsidR="00FD4F4A" w:rsidRDefault="00FD4F4A" w:rsidP="008B68AB">
      <w:pPr>
        <w:rPr>
          <w:lang w:val="en-US"/>
        </w:rPr>
      </w:pPr>
      <w:r>
        <w:rPr>
          <w:lang w:val="en-US"/>
        </w:rPr>
        <w:lastRenderedPageBreak/>
        <w:t>Let’s practice before we begin!</w:t>
      </w:r>
    </w:p>
    <w:p w14:paraId="7EB14B87" w14:textId="77777777" w:rsidR="00B17732" w:rsidRDefault="00B17732" w:rsidP="008B68AB">
      <w:pPr>
        <w:rPr>
          <w:lang w:val="en-US"/>
        </w:rPr>
      </w:pPr>
    </w:p>
    <w:p w14:paraId="28B662B9" w14:textId="77777777" w:rsidR="00B17732" w:rsidRDefault="00B17732" w:rsidP="00B17732">
      <w:pPr>
        <w:rPr>
          <w:lang w:val="en-US"/>
        </w:rPr>
      </w:pPr>
      <w:r w:rsidRPr="00D23846">
        <w:rPr>
          <w:lang w:val="en-US"/>
        </w:rPr>
        <w:t xml:space="preserve">Press SPACE to </w:t>
      </w:r>
      <w:r>
        <w:rPr>
          <w:lang w:val="en-US"/>
        </w:rPr>
        <w:t>continue</w:t>
      </w:r>
      <w:r w:rsidRPr="00D23846">
        <w:rPr>
          <w:lang w:val="en-US"/>
        </w:rPr>
        <w:t>.</w:t>
      </w:r>
    </w:p>
    <w:p w14:paraId="331B08EC" w14:textId="77777777" w:rsidR="00B17732" w:rsidRDefault="00B17732" w:rsidP="008B68AB">
      <w:pPr>
        <w:rPr>
          <w:lang w:val="en-US"/>
        </w:rPr>
      </w:pPr>
    </w:p>
    <w:p w14:paraId="373A49A7" w14:textId="77777777" w:rsidR="00FD4F4A" w:rsidRDefault="00FD4F4A" w:rsidP="008B68AB">
      <w:pPr>
        <w:rPr>
          <w:lang w:val="en-US"/>
        </w:rPr>
      </w:pPr>
    </w:p>
    <w:p w14:paraId="0444CDE9" w14:textId="6730CA3A" w:rsidR="008B68AB" w:rsidRDefault="008B68AB" w:rsidP="008B68AB">
      <w:pPr>
        <w:rPr>
          <w:b/>
          <w:bCs/>
          <w:u w:val="single"/>
          <w:lang w:val="en-US"/>
        </w:rPr>
      </w:pPr>
      <w:r>
        <w:rPr>
          <w:b/>
          <w:bCs/>
          <w:u w:val="single"/>
          <w:lang w:val="en-US"/>
        </w:rPr>
        <w:t>PRACTICE WITH COLOUR CUE INFO</w:t>
      </w:r>
    </w:p>
    <w:p w14:paraId="46778953" w14:textId="159A90DD" w:rsidR="00D23846" w:rsidRPr="00D23846" w:rsidRDefault="00D23846" w:rsidP="00D23846">
      <w:pPr>
        <w:rPr>
          <w:lang w:val="en-US"/>
        </w:rPr>
      </w:pPr>
      <w:r w:rsidRPr="008B68AB">
        <w:rPr>
          <w:b/>
          <w:bCs/>
          <w:u w:val="single"/>
          <w:lang w:val="en-US"/>
        </w:rPr>
        <w:t>Instructions:</w:t>
      </w:r>
      <w:r>
        <w:rPr>
          <w:lang w:val="en-US"/>
        </w:rPr>
        <w:t xml:space="preserve"> </w:t>
      </w:r>
    </w:p>
    <w:p w14:paraId="4F46B2FE" w14:textId="6BB0C02B" w:rsidR="00822548" w:rsidRDefault="00D23846" w:rsidP="00D23846">
      <w:pPr>
        <w:rPr>
          <w:lang w:val="en-US"/>
        </w:rPr>
      </w:pPr>
      <w:r w:rsidRPr="00D23846">
        <w:rPr>
          <w:lang w:val="en-US"/>
        </w:rPr>
        <w:t xml:space="preserve">If the rectangle is </w:t>
      </w:r>
      <w:r w:rsidRPr="007470E2">
        <w:rPr>
          <w:b/>
          <w:bCs/>
          <w:color w:val="4472C4"/>
          <w:lang w:val="en-US"/>
        </w:rPr>
        <w:t>blue</w:t>
      </w:r>
      <w:r w:rsidRPr="00D23846">
        <w:rPr>
          <w:lang w:val="en-US"/>
        </w:rPr>
        <w:t xml:space="preserve">, you will need to </w:t>
      </w:r>
      <w:r w:rsidRPr="007470E2">
        <w:rPr>
          <w:b/>
          <w:bCs/>
          <w:u w:val="single"/>
          <w:lang w:val="en-US"/>
        </w:rPr>
        <w:t>type</w:t>
      </w:r>
      <w:r w:rsidRPr="00D23846">
        <w:rPr>
          <w:lang w:val="en-US"/>
        </w:rPr>
        <w:t xml:space="preserve"> the name of </w:t>
      </w:r>
      <w:r w:rsidR="00822548">
        <w:rPr>
          <w:lang w:val="en-US"/>
        </w:rPr>
        <w:t>the picture</w:t>
      </w:r>
      <w:r w:rsidRPr="00D23846">
        <w:rPr>
          <w:lang w:val="en-US"/>
        </w:rPr>
        <w:t xml:space="preserve">. </w:t>
      </w:r>
      <w:r w:rsidR="00822548" w:rsidRPr="00D23846">
        <w:rPr>
          <w:lang w:val="en-US"/>
        </w:rPr>
        <w:t xml:space="preserve">The word </w:t>
      </w:r>
      <w:r w:rsidR="00822548" w:rsidRPr="007470E2">
        <w:rPr>
          <w:b/>
          <w:bCs/>
          <w:lang w:val="en-US"/>
        </w:rPr>
        <w:t>TYPE</w:t>
      </w:r>
      <w:r w:rsidR="00822548" w:rsidRPr="00D23846">
        <w:rPr>
          <w:lang w:val="en-US"/>
        </w:rPr>
        <w:t xml:space="preserve"> will appear </w:t>
      </w:r>
      <w:r w:rsidR="00822548">
        <w:rPr>
          <w:lang w:val="en-US"/>
        </w:rPr>
        <w:t>above the picture.</w:t>
      </w:r>
    </w:p>
    <w:p w14:paraId="53BD5D3C" w14:textId="0AF6C303" w:rsidR="00D23846" w:rsidRPr="00D23846" w:rsidRDefault="00D23846" w:rsidP="00D23846">
      <w:pPr>
        <w:rPr>
          <w:lang w:val="en-US"/>
        </w:rPr>
      </w:pPr>
      <w:r w:rsidRPr="00D23846">
        <w:rPr>
          <w:lang w:val="en-US"/>
        </w:rPr>
        <w:t xml:space="preserve">If the rectangle is </w:t>
      </w:r>
      <w:r w:rsidRPr="007470E2">
        <w:rPr>
          <w:b/>
          <w:bCs/>
          <w:color w:val="FFC000"/>
          <w:lang w:val="en-US"/>
        </w:rPr>
        <w:t>yellow</w:t>
      </w:r>
      <w:r w:rsidRPr="00D23846">
        <w:rPr>
          <w:lang w:val="en-US"/>
        </w:rPr>
        <w:t xml:space="preserve">, you will have to </w:t>
      </w:r>
      <w:r w:rsidR="00822548" w:rsidRPr="007470E2">
        <w:rPr>
          <w:b/>
          <w:bCs/>
          <w:u w:val="single"/>
          <w:lang w:val="en-US"/>
        </w:rPr>
        <w:t>say out loud</w:t>
      </w:r>
      <w:r w:rsidR="00822548">
        <w:rPr>
          <w:lang w:val="en-US"/>
        </w:rPr>
        <w:t xml:space="preserve"> the name of the picture</w:t>
      </w:r>
      <w:r w:rsidRPr="00D23846">
        <w:rPr>
          <w:lang w:val="en-US"/>
        </w:rPr>
        <w:t>.</w:t>
      </w:r>
      <w:r w:rsidR="00822548">
        <w:rPr>
          <w:lang w:val="en-US"/>
        </w:rPr>
        <w:t xml:space="preserve"> </w:t>
      </w:r>
      <w:r w:rsidR="00822548" w:rsidRPr="00D23846">
        <w:rPr>
          <w:lang w:val="en-US"/>
        </w:rPr>
        <w:t xml:space="preserve">The word </w:t>
      </w:r>
      <w:r w:rsidR="00822548" w:rsidRPr="007470E2">
        <w:rPr>
          <w:b/>
          <w:bCs/>
          <w:lang w:val="en-US"/>
        </w:rPr>
        <w:t>SPEAK</w:t>
      </w:r>
      <w:r w:rsidR="00822548" w:rsidRPr="00D23846">
        <w:rPr>
          <w:lang w:val="en-US"/>
        </w:rPr>
        <w:t xml:space="preserve"> will appear </w:t>
      </w:r>
      <w:r w:rsidR="00822548">
        <w:rPr>
          <w:lang w:val="en-US"/>
        </w:rPr>
        <w:t>above the picture.</w:t>
      </w:r>
      <w:r w:rsidRPr="00D23846">
        <w:rPr>
          <w:lang w:val="en-US"/>
        </w:rPr>
        <w:t xml:space="preserve"> </w:t>
      </w:r>
    </w:p>
    <w:p w14:paraId="605992D5" w14:textId="77777777" w:rsidR="00B17732" w:rsidRPr="00D23846" w:rsidRDefault="00B17732" w:rsidP="00D23846">
      <w:pPr>
        <w:rPr>
          <w:lang w:val="en-US"/>
        </w:rPr>
      </w:pPr>
    </w:p>
    <w:p w14:paraId="409154EA" w14:textId="7F27C6A7" w:rsidR="00D23846" w:rsidRPr="00D23846" w:rsidRDefault="00D23846" w:rsidP="00D23846">
      <w:pPr>
        <w:rPr>
          <w:lang w:val="en-US"/>
        </w:rPr>
      </w:pPr>
      <w:r w:rsidRPr="00D23846">
        <w:rPr>
          <w:lang w:val="en-US"/>
        </w:rPr>
        <w:t>Press SPACE to begin!</w:t>
      </w:r>
    </w:p>
    <w:p w14:paraId="72F8D228" w14:textId="7E69EFA5" w:rsidR="00D23846" w:rsidRPr="00D23846" w:rsidRDefault="00D23846" w:rsidP="00D23846">
      <w:pPr>
        <w:rPr>
          <w:lang w:val="en-US"/>
        </w:rPr>
      </w:pPr>
      <w:r w:rsidRPr="008B68AB">
        <w:rPr>
          <w:b/>
          <w:bCs/>
          <w:u w:val="single"/>
          <w:lang w:val="en-US"/>
        </w:rPr>
        <w:t>End message:</w:t>
      </w:r>
      <w:r>
        <w:rPr>
          <w:lang w:val="en-US"/>
        </w:rPr>
        <w:t xml:space="preserve"> </w:t>
      </w:r>
      <w:r w:rsidRPr="00D23846">
        <w:rPr>
          <w:lang w:val="en-US"/>
        </w:rPr>
        <w:t xml:space="preserve">Great! </w:t>
      </w:r>
    </w:p>
    <w:p w14:paraId="7CFF7B97" w14:textId="77777777" w:rsidR="00B17732" w:rsidRPr="00D23846" w:rsidRDefault="00B17732" w:rsidP="00D23846">
      <w:pPr>
        <w:rPr>
          <w:lang w:val="en-US"/>
        </w:rPr>
      </w:pPr>
    </w:p>
    <w:p w14:paraId="32D4F2CA" w14:textId="704A9830" w:rsidR="008B68AB" w:rsidRDefault="00D23846" w:rsidP="00D23846">
      <w:pPr>
        <w:rPr>
          <w:lang w:val="en-US"/>
        </w:rPr>
      </w:pPr>
      <w:r w:rsidRPr="00D23846">
        <w:rPr>
          <w:lang w:val="en-US"/>
        </w:rPr>
        <w:t xml:space="preserve">Press SPACE to </w:t>
      </w:r>
      <w:r w:rsidR="005C1800">
        <w:rPr>
          <w:lang w:val="en-US"/>
        </w:rPr>
        <w:t>continue</w:t>
      </w:r>
      <w:r w:rsidRPr="00D23846">
        <w:rPr>
          <w:lang w:val="en-US"/>
        </w:rPr>
        <w:t>.</w:t>
      </w:r>
    </w:p>
    <w:p w14:paraId="5D4A2B86" w14:textId="77777777" w:rsidR="00D23846" w:rsidRDefault="00D23846" w:rsidP="00D23846">
      <w:pPr>
        <w:rPr>
          <w:lang w:val="en-US"/>
        </w:rPr>
      </w:pPr>
    </w:p>
    <w:p w14:paraId="73FDBB18" w14:textId="77777777" w:rsidR="00D23846" w:rsidRDefault="00D23846" w:rsidP="00D23846">
      <w:pPr>
        <w:rPr>
          <w:lang w:val="en-US"/>
        </w:rPr>
      </w:pPr>
    </w:p>
    <w:p w14:paraId="72068B10" w14:textId="08C4DA2B" w:rsidR="00D23846" w:rsidRDefault="00D23846" w:rsidP="00D23846">
      <w:pPr>
        <w:rPr>
          <w:b/>
          <w:bCs/>
          <w:u w:val="single"/>
          <w:lang w:val="en-US"/>
        </w:rPr>
      </w:pPr>
      <w:r>
        <w:rPr>
          <w:b/>
          <w:bCs/>
          <w:u w:val="single"/>
          <w:lang w:val="en-US"/>
        </w:rPr>
        <w:t>PRACTICE WITHOUT COLOUR CUE INFO</w:t>
      </w:r>
    </w:p>
    <w:p w14:paraId="7D80B585" w14:textId="77777777" w:rsidR="00D23846" w:rsidRDefault="00D23846" w:rsidP="00D23846">
      <w:pPr>
        <w:rPr>
          <w:b/>
          <w:bCs/>
          <w:u w:val="single"/>
          <w:lang w:val="en-US"/>
        </w:rPr>
      </w:pPr>
    </w:p>
    <w:p w14:paraId="6D7393D7" w14:textId="25265927" w:rsidR="00AE036B" w:rsidRDefault="00D23846" w:rsidP="00D23846">
      <w:pPr>
        <w:rPr>
          <w:lang w:val="en-US"/>
        </w:rPr>
      </w:pPr>
      <w:r w:rsidRPr="008B68AB">
        <w:rPr>
          <w:b/>
          <w:bCs/>
          <w:u w:val="single"/>
          <w:lang w:val="en-US"/>
        </w:rPr>
        <w:t>Instructions:</w:t>
      </w:r>
      <w:r>
        <w:rPr>
          <w:lang w:val="en-US"/>
        </w:rPr>
        <w:t xml:space="preserve"> </w:t>
      </w:r>
      <w:r w:rsidR="00AE036B">
        <w:rPr>
          <w:lang w:val="en-US"/>
        </w:rPr>
        <w:t>Let’s practice some more before we start</w:t>
      </w:r>
      <w:r w:rsidRPr="00D23846">
        <w:rPr>
          <w:lang w:val="en-US"/>
        </w:rPr>
        <w:t>!</w:t>
      </w:r>
    </w:p>
    <w:p w14:paraId="64A25DD2" w14:textId="77777777" w:rsidR="00AE036B" w:rsidRDefault="00AE036B" w:rsidP="00D23846">
      <w:pPr>
        <w:rPr>
          <w:lang w:val="en-US"/>
        </w:rPr>
      </w:pPr>
      <w:r>
        <w:rPr>
          <w:lang w:val="en-US"/>
        </w:rPr>
        <w:t>Remember:</w:t>
      </w:r>
    </w:p>
    <w:p w14:paraId="69CAC2E9" w14:textId="49F9E8A8" w:rsidR="00AE036B" w:rsidRDefault="00AE036B" w:rsidP="00AE036B">
      <w:pPr>
        <w:rPr>
          <w:lang w:val="en-US"/>
        </w:rPr>
      </w:pPr>
      <w:r w:rsidRPr="00D23846">
        <w:rPr>
          <w:lang w:val="en-US"/>
        </w:rPr>
        <w:t xml:space="preserve">If the rectangle is </w:t>
      </w:r>
      <w:r w:rsidRPr="00AE036B">
        <w:rPr>
          <w:b/>
          <w:bCs/>
          <w:color w:val="4472C4"/>
          <w:lang w:val="en-US"/>
        </w:rPr>
        <w:t>blue</w:t>
      </w:r>
      <w:r w:rsidRPr="00D23846">
        <w:rPr>
          <w:lang w:val="en-US"/>
        </w:rPr>
        <w:t xml:space="preserve">, you will need to </w:t>
      </w:r>
      <w:r w:rsidRPr="00BB7CEE">
        <w:rPr>
          <w:b/>
          <w:bCs/>
          <w:u w:val="single"/>
          <w:lang w:val="en-US"/>
        </w:rPr>
        <w:t>type</w:t>
      </w:r>
      <w:r w:rsidRPr="00D23846">
        <w:rPr>
          <w:lang w:val="en-US"/>
        </w:rPr>
        <w:t xml:space="preserve"> the name of </w:t>
      </w:r>
      <w:r>
        <w:rPr>
          <w:lang w:val="en-US"/>
        </w:rPr>
        <w:t>the picture</w:t>
      </w:r>
      <w:r w:rsidRPr="00D23846">
        <w:rPr>
          <w:lang w:val="en-US"/>
        </w:rPr>
        <w:t xml:space="preserve">. </w:t>
      </w:r>
    </w:p>
    <w:p w14:paraId="10422790" w14:textId="67F5AEA3" w:rsidR="00D23846" w:rsidRDefault="00AE036B" w:rsidP="00D23846">
      <w:pPr>
        <w:rPr>
          <w:lang w:val="en-US"/>
        </w:rPr>
      </w:pPr>
      <w:r w:rsidRPr="00D23846">
        <w:rPr>
          <w:lang w:val="en-US"/>
        </w:rPr>
        <w:t xml:space="preserve">If the rectangle is </w:t>
      </w:r>
      <w:r w:rsidRPr="00BB7CEE">
        <w:rPr>
          <w:b/>
          <w:bCs/>
          <w:color w:val="FFC000"/>
          <w:lang w:val="en-US"/>
        </w:rPr>
        <w:t>yellow</w:t>
      </w:r>
      <w:r w:rsidRPr="00D23846">
        <w:rPr>
          <w:lang w:val="en-US"/>
        </w:rPr>
        <w:t xml:space="preserve">, you will have to </w:t>
      </w:r>
      <w:r w:rsidRPr="00BB7CEE">
        <w:rPr>
          <w:b/>
          <w:bCs/>
          <w:u w:val="single"/>
          <w:lang w:val="en-US"/>
        </w:rPr>
        <w:t>say out loud</w:t>
      </w:r>
      <w:r>
        <w:rPr>
          <w:lang w:val="en-US"/>
        </w:rPr>
        <w:t xml:space="preserve"> the name of the picture</w:t>
      </w:r>
      <w:r w:rsidRPr="00D23846">
        <w:rPr>
          <w:lang w:val="en-US"/>
        </w:rPr>
        <w:t>.</w:t>
      </w:r>
      <w:r>
        <w:rPr>
          <w:lang w:val="en-US"/>
        </w:rPr>
        <w:t xml:space="preserve"> </w:t>
      </w:r>
    </w:p>
    <w:p w14:paraId="265A1B54" w14:textId="365887E5" w:rsidR="00AE036B" w:rsidRDefault="00AE036B" w:rsidP="00D23846">
      <w:pPr>
        <w:rPr>
          <w:lang w:val="en-US"/>
        </w:rPr>
      </w:pPr>
      <w:r>
        <w:rPr>
          <w:lang w:val="en-US"/>
        </w:rPr>
        <w:t>This time, you won’t see the words TYPE or SPEAK and only have to use the colors.</w:t>
      </w:r>
    </w:p>
    <w:p w14:paraId="3C8928C4" w14:textId="77777777" w:rsidR="00AE036B" w:rsidRPr="00D23846" w:rsidRDefault="00AE036B" w:rsidP="00D23846">
      <w:pPr>
        <w:rPr>
          <w:lang w:val="en-US"/>
        </w:rPr>
      </w:pPr>
    </w:p>
    <w:p w14:paraId="5274E4FC" w14:textId="29A58398" w:rsidR="00D23846" w:rsidRPr="00D23846" w:rsidRDefault="00D23846" w:rsidP="00D23846">
      <w:pPr>
        <w:rPr>
          <w:b/>
          <w:bCs/>
          <w:u w:val="single"/>
          <w:lang w:val="en-US"/>
        </w:rPr>
      </w:pPr>
      <w:r w:rsidRPr="00D23846">
        <w:rPr>
          <w:lang w:val="en-US"/>
        </w:rPr>
        <w:t>Press SPACE to begin!</w:t>
      </w:r>
    </w:p>
    <w:p w14:paraId="3179697D" w14:textId="4DA8B34E" w:rsidR="00D23846" w:rsidRPr="00D23846" w:rsidRDefault="00D23846" w:rsidP="00D23846">
      <w:pPr>
        <w:rPr>
          <w:lang w:val="en-US"/>
        </w:rPr>
      </w:pPr>
      <w:r w:rsidRPr="008B68AB">
        <w:rPr>
          <w:b/>
          <w:bCs/>
          <w:u w:val="single"/>
          <w:lang w:val="en-US"/>
        </w:rPr>
        <w:t>End message:</w:t>
      </w:r>
      <w:r>
        <w:rPr>
          <w:lang w:val="en-US"/>
        </w:rPr>
        <w:t xml:space="preserve"> </w:t>
      </w:r>
      <w:r w:rsidRPr="00D23846">
        <w:rPr>
          <w:lang w:val="en-US"/>
        </w:rPr>
        <w:t xml:space="preserve">Great! </w:t>
      </w:r>
    </w:p>
    <w:p w14:paraId="69817162" w14:textId="15416486" w:rsidR="00D23846" w:rsidRPr="00D23846" w:rsidRDefault="00D23846" w:rsidP="00D23846">
      <w:pPr>
        <w:rPr>
          <w:b/>
          <w:bCs/>
          <w:u w:val="single"/>
          <w:lang w:val="en-US"/>
        </w:rPr>
      </w:pPr>
      <w:r w:rsidRPr="00D23846">
        <w:rPr>
          <w:lang w:val="en-US"/>
        </w:rPr>
        <w:t xml:space="preserve">Press SPACE </w:t>
      </w:r>
      <w:r w:rsidR="00AE036B">
        <w:rPr>
          <w:lang w:val="en-US"/>
        </w:rPr>
        <w:t>to continue</w:t>
      </w:r>
      <w:r w:rsidRPr="00D23846">
        <w:rPr>
          <w:lang w:val="en-US"/>
        </w:rPr>
        <w:t>.</w:t>
      </w:r>
    </w:p>
    <w:p w14:paraId="5000122D" w14:textId="77777777" w:rsidR="00D23846" w:rsidRDefault="00D23846" w:rsidP="00D23846">
      <w:pPr>
        <w:rPr>
          <w:lang w:val="en-US"/>
        </w:rPr>
      </w:pPr>
    </w:p>
    <w:p w14:paraId="3C024262" w14:textId="48DA70FF" w:rsidR="00D23846" w:rsidRDefault="00D23846" w:rsidP="00D23846">
      <w:pPr>
        <w:rPr>
          <w:b/>
          <w:bCs/>
          <w:u w:val="single"/>
          <w:lang w:val="en-US"/>
        </w:rPr>
      </w:pPr>
      <w:r>
        <w:rPr>
          <w:b/>
          <w:bCs/>
          <w:u w:val="single"/>
          <w:lang w:val="en-US"/>
        </w:rPr>
        <w:t>MAIN TASK</w:t>
      </w:r>
    </w:p>
    <w:p w14:paraId="3F7C1A66" w14:textId="2CC989FB" w:rsidR="00D23846" w:rsidRPr="00DF4393" w:rsidRDefault="00D23846" w:rsidP="00D23846">
      <w:pPr>
        <w:rPr>
          <w:b/>
          <w:bCs/>
          <w:u w:val="single"/>
          <w:lang w:val="en-US"/>
        </w:rPr>
      </w:pPr>
      <w:r>
        <w:rPr>
          <w:b/>
          <w:bCs/>
          <w:u w:val="single"/>
          <w:lang w:val="en-US"/>
        </w:rPr>
        <w:t>Welcome screen:</w:t>
      </w:r>
      <w:r>
        <w:rPr>
          <w:lang w:val="en-US"/>
        </w:rPr>
        <w:t xml:space="preserve"> </w:t>
      </w:r>
      <w:r w:rsidR="00F24EF1">
        <w:rPr>
          <w:lang w:val="en-US"/>
        </w:rPr>
        <w:t>We are going to start the experiment!</w:t>
      </w:r>
    </w:p>
    <w:p w14:paraId="332C179F" w14:textId="5C83257C" w:rsidR="00F24EF1" w:rsidRDefault="00D23846" w:rsidP="00F24EF1">
      <w:pPr>
        <w:rPr>
          <w:lang w:val="en-US"/>
        </w:rPr>
      </w:pPr>
      <w:r w:rsidRPr="008B68AB">
        <w:rPr>
          <w:b/>
          <w:bCs/>
          <w:u w:val="single"/>
          <w:lang w:val="en-US"/>
        </w:rPr>
        <w:t>Instructions:</w:t>
      </w:r>
      <w:r>
        <w:rPr>
          <w:lang w:val="en-US"/>
        </w:rPr>
        <w:t xml:space="preserve"> </w:t>
      </w:r>
    </w:p>
    <w:p w14:paraId="70DD4978" w14:textId="77777777" w:rsidR="00F24EF1" w:rsidRDefault="00F24EF1" w:rsidP="00F24EF1">
      <w:pPr>
        <w:rPr>
          <w:lang w:val="en-US"/>
        </w:rPr>
      </w:pPr>
      <w:r>
        <w:rPr>
          <w:lang w:val="en-US"/>
        </w:rPr>
        <w:lastRenderedPageBreak/>
        <w:t>Screen 1: A few reminders before we start:</w:t>
      </w:r>
    </w:p>
    <w:p w14:paraId="5D1E1053" w14:textId="738097D4" w:rsidR="00F24EF1" w:rsidRPr="00DF4393" w:rsidRDefault="00F24EF1" w:rsidP="00F24EF1">
      <w:pPr>
        <w:rPr>
          <w:lang w:val="en-US"/>
        </w:rPr>
      </w:pPr>
      <w:r w:rsidRPr="00DF4393">
        <w:rPr>
          <w:lang w:val="en-US"/>
        </w:rPr>
        <w:t xml:space="preserve">You should name the images </w:t>
      </w:r>
      <w:r w:rsidRPr="007470E2">
        <w:rPr>
          <w:b/>
          <w:bCs/>
          <w:u w:val="single"/>
          <w:lang w:val="en-US"/>
        </w:rPr>
        <w:t>as fast and accurately</w:t>
      </w:r>
      <w:r>
        <w:rPr>
          <w:lang w:val="en-US"/>
        </w:rPr>
        <w:t xml:space="preserve"> </w:t>
      </w:r>
      <w:r w:rsidRPr="00DF4393">
        <w:rPr>
          <w:lang w:val="en-US"/>
        </w:rPr>
        <w:t xml:space="preserve">as possible. </w:t>
      </w:r>
    </w:p>
    <w:p w14:paraId="75ADD58E" w14:textId="77777777" w:rsidR="00F24EF1" w:rsidRDefault="00F24EF1" w:rsidP="00F24EF1">
      <w:pPr>
        <w:rPr>
          <w:lang w:val="en-US"/>
        </w:rPr>
      </w:pPr>
      <w:r>
        <w:rPr>
          <w:lang w:val="en-US"/>
        </w:rPr>
        <w:t>When you speak, make sure you say only one word, in a clear voice.</w:t>
      </w:r>
    </w:p>
    <w:p w14:paraId="28E698AE" w14:textId="77777777" w:rsidR="00F24EF1" w:rsidRPr="00DF4393" w:rsidRDefault="00F24EF1" w:rsidP="00F24EF1">
      <w:pPr>
        <w:rPr>
          <w:lang w:val="en-US"/>
        </w:rPr>
      </w:pPr>
      <w:r>
        <w:rPr>
          <w:lang w:val="en-US"/>
        </w:rPr>
        <w:t>Try to</w:t>
      </w:r>
      <w:r w:rsidRPr="00DF4393">
        <w:rPr>
          <w:lang w:val="en-US"/>
        </w:rPr>
        <w:t xml:space="preserve"> keep your hands above the keyboard during the whole session</w:t>
      </w:r>
      <w:r>
        <w:rPr>
          <w:lang w:val="en-US"/>
        </w:rPr>
        <w:t>. And p</w:t>
      </w:r>
      <w:r w:rsidRPr="00DF4393">
        <w:rPr>
          <w:lang w:val="en-US"/>
        </w:rPr>
        <w:t xml:space="preserve">lease, </w:t>
      </w:r>
      <w:r>
        <w:rPr>
          <w:lang w:val="en-US"/>
        </w:rPr>
        <w:t>don’t</w:t>
      </w:r>
      <w:r w:rsidRPr="00DF4393">
        <w:rPr>
          <w:lang w:val="en-US"/>
        </w:rPr>
        <w:t xml:space="preserve"> speak while typing!</w:t>
      </w:r>
    </w:p>
    <w:p w14:paraId="023AE4E5" w14:textId="77777777" w:rsidR="00F24EF1" w:rsidRDefault="00F24EF1" w:rsidP="00F24EF1">
      <w:pPr>
        <w:rPr>
          <w:lang w:val="en-US"/>
        </w:rPr>
      </w:pPr>
    </w:p>
    <w:p w14:paraId="79556030" w14:textId="77777777" w:rsidR="004B54EF" w:rsidRDefault="004B54EF" w:rsidP="004B54EF">
      <w:pPr>
        <w:rPr>
          <w:lang w:val="en-US"/>
        </w:rPr>
      </w:pPr>
      <w:r w:rsidRPr="00DF4393">
        <w:rPr>
          <w:lang w:val="en-US"/>
        </w:rPr>
        <w:t xml:space="preserve">You will be able to take a short break every </w:t>
      </w:r>
      <w:commentRangeStart w:id="5"/>
      <w:r w:rsidRPr="004B54EF">
        <w:rPr>
          <w:highlight w:val="yellow"/>
          <w:lang w:val="en-US"/>
          <w:rPrChange w:id="6" w:author="Svetlana Pinet" w:date="2023-06-22T11:53:00Z">
            <w:rPr>
              <w:lang w:val="en-US"/>
            </w:rPr>
          </w:rPrChange>
        </w:rPr>
        <w:t>N</w:t>
      </w:r>
      <w:commentRangeEnd w:id="5"/>
      <w:r w:rsidR="00521D95">
        <w:rPr>
          <w:rStyle w:val="CommentReference"/>
        </w:rPr>
        <w:commentReference w:id="5"/>
      </w:r>
      <w:r w:rsidRPr="00DF4393">
        <w:rPr>
          <w:lang w:val="en-US"/>
        </w:rPr>
        <w:t xml:space="preserve"> minutes.</w:t>
      </w:r>
    </w:p>
    <w:p w14:paraId="4C91E7BA" w14:textId="12F8088F" w:rsidR="00F24EF1" w:rsidRDefault="00AC695F" w:rsidP="00F24EF1">
      <w:pPr>
        <w:rPr>
          <w:lang w:val="en-US"/>
        </w:rPr>
      </w:pPr>
      <w:r w:rsidRPr="00DF4393">
        <w:rPr>
          <w:lang w:val="en-US"/>
        </w:rPr>
        <w:t xml:space="preserve">Press SPACE to </w:t>
      </w:r>
      <w:r>
        <w:rPr>
          <w:lang w:val="en-US"/>
        </w:rPr>
        <w:t>continue</w:t>
      </w:r>
    </w:p>
    <w:p w14:paraId="1E12D23B" w14:textId="77777777" w:rsidR="00F24EF1" w:rsidRDefault="00F24EF1" w:rsidP="00F24EF1">
      <w:pPr>
        <w:rPr>
          <w:lang w:val="en-US"/>
        </w:rPr>
      </w:pPr>
    </w:p>
    <w:p w14:paraId="1D1AF0B4" w14:textId="31E44AB5" w:rsidR="00F24EF1" w:rsidRDefault="00F24EF1" w:rsidP="00F24EF1">
      <w:pPr>
        <w:rPr>
          <w:lang w:val="en-US"/>
        </w:rPr>
      </w:pPr>
      <w:r>
        <w:rPr>
          <w:lang w:val="en-US"/>
        </w:rPr>
        <w:t>Screen 2: Remember:</w:t>
      </w:r>
    </w:p>
    <w:p w14:paraId="2D90F811" w14:textId="77777777" w:rsidR="00F24EF1" w:rsidRDefault="00F24EF1" w:rsidP="00F24EF1">
      <w:pPr>
        <w:rPr>
          <w:lang w:val="en-US"/>
        </w:rPr>
      </w:pPr>
      <w:r w:rsidRPr="00D23846">
        <w:rPr>
          <w:lang w:val="en-US"/>
        </w:rPr>
        <w:t xml:space="preserve">If the rectangle is </w:t>
      </w:r>
      <w:r w:rsidRPr="00AE036B">
        <w:rPr>
          <w:b/>
          <w:bCs/>
          <w:color w:val="4472C4"/>
          <w:lang w:val="en-US"/>
        </w:rPr>
        <w:t>blue</w:t>
      </w:r>
      <w:r w:rsidRPr="00D23846">
        <w:rPr>
          <w:lang w:val="en-US"/>
        </w:rPr>
        <w:t xml:space="preserve">, you will need to </w:t>
      </w:r>
      <w:r w:rsidRPr="00BB7CEE">
        <w:rPr>
          <w:b/>
          <w:bCs/>
          <w:u w:val="single"/>
          <w:lang w:val="en-US"/>
        </w:rPr>
        <w:t>type</w:t>
      </w:r>
      <w:r w:rsidRPr="00D23846">
        <w:rPr>
          <w:lang w:val="en-US"/>
        </w:rPr>
        <w:t xml:space="preserve"> the name of </w:t>
      </w:r>
      <w:r>
        <w:rPr>
          <w:lang w:val="en-US"/>
        </w:rPr>
        <w:t>the picture</w:t>
      </w:r>
      <w:r w:rsidRPr="00D23846">
        <w:rPr>
          <w:lang w:val="en-US"/>
        </w:rPr>
        <w:t xml:space="preserve">. </w:t>
      </w:r>
    </w:p>
    <w:p w14:paraId="2D897360" w14:textId="77777777" w:rsidR="00F24EF1" w:rsidRDefault="00F24EF1" w:rsidP="00F24EF1">
      <w:pPr>
        <w:rPr>
          <w:lang w:val="en-US"/>
        </w:rPr>
      </w:pPr>
      <w:r w:rsidRPr="00D23846">
        <w:rPr>
          <w:lang w:val="en-US"/>
        </w:rPr>
        <w:t xml:space="preserve">If the rectangle is </w:t>
      </w:r>
      <w:r w:rsidRPr="00BB7CEE">
        <w:rPr>
          <w:b/>
          <w:bCs/>
          <w:color w:val="FFC000"/>
          <w:lang w:val="en-US"/>
        </w:rPr>
        <w:t>yellow</w:t>
      </w:r>
      <w:r w:rsidRPr="00D23846">
        <w:rPr>
          <w:lang w:val="en-US"/>
        </w:rPr>
        <w:t xml:space="preserve">, you will have to </w:t>
      </w:r>
      <w:r w:rsidRPr="00BB7CEE">
        <w:rPr>
          <w:b/>
          <w:bCs/>
          <w:u w:val="single"/>
          <w:lang w:val="en-US"/>
        </w:rPr>
        <w:t>say out loud</w:t>
      </w:r>
      <w:r>
        <w:rPr>
          <w:lang w:val="en-US"/>
        </w:rPr>
        <w:t xml:space="preserve"> the name of the picture</w:t>
      </w:r>
      <w:r w:rsidRPr="00D23846">
        <w:rPr>
          <w:lang w:val="en-US"/>
        </w:rPr>
        <w:t>.</w:t>
      </w:r>
      <w:r>
        <w:rPr>
          <w:lang w:val="en-US"/>
        </w:rPr>
        <w:t xml:space="preserve"> </w:t>
      </w:r>
    </w:p>
    <w:p w14:paraId="30E7476B" w14:textId="77777777" w:rsidR="00F24EF1" w:rsidRDefault="00F24EF1" w:rsidP="00F24EF1">
      <w:pPr>
        <w:rPr>
          <w:lang w:val="en-US"/>
        </w:rPr>
      </w:pPr>
    </w:p>
    <w:p w14:paraId="170D9964" w14:textId="2114C1BE" w:rsidR="00D23846" w:rsidRDefault="00DF4393" w:rsidP="00D23846">
      <w:pPr>
        <w:rPr>
          <w:ins w:id="7" w:author="Svetlana Pinet" w:date="2023-06-22T11:54:00Z"/>
          <w:lang w:val="en-US"/>
        </w:rPr>
      </w:pPr>
      <w:r w:rsidRPr="00DF4393">
        <w:rPr>
          <w:lang w:val="en-US"/>
        </w:rPr>
        <w:t>Press SPACE to begin!</w:t>
      </w:r>
    </w:p>
    <w:p w14:paraId="020C124A" w14:textId="77777777" w:rsidR="00AC695F" w:rsidRPr="00DF4393" w:rsidRDefault="00AC695F" w:rsidP="00D23846">
      <w:pPr>
        <w:rPr>
          <w:lang w:val="en-US"/>
        </w:rPr>
      </w:pPr>
    </w:p>
    <w:p w14:paraId="249E87FD" w14:textId="08958E97" w:rsidR="00DF4393" w:rsidRPr="00DF4393" w:rsidRDefault="00D23846" w:rsidP="00DF4393">
      <w:pPr>
        <w:rPr>
          <w:lang w:val="en-US"/>
        </w:rPr>
      </w:pPr>
      <w:r>
        <w:rPr>
          <w:b/>
          <w:bCs/>
          <w:u w:val="single"/>
          <w:lang w:val="en-US"/>
        </w:rPr>
        <w:t>Pause:</w:t>
      </w:r>
      <w:r w:rsidR="00DF4393">
        <w:rPr>
          <w:lang w:val="en-US"/>
        </w:rPr>
        <w:t xml:space="preserve"> </w:t>
      </w:r>
      <w:r w:rsidR="00DF4393" w:rsidRPr="00DF4393">
        <w:rPr>
          <w:lang w:val="en-US"/>
        </w:rPr>
        <w:t>Short break!</w:t>
      </w:r>
    </w:p>
    <w:p w14:paraId="2065D851" w14:textId="70D3CE12" w:rsidR="00D23846" w:rsidRPr="00DF4393" w:rsidRDefault="00DF4393" w:rsidP="00DF4393">
      <w:pPr>
        <w:rPr>
          <w:lang w:val="en-US"/>
        </w:rPr>
      </w:pPr>
      <w:r w:rsidRPr="00DF4393">
        <w:rPr>
          <w:lang w:val="en-US"/>
        </w:rPr>
        <w:t>Press SPACE to continue.</w:t>
      </w:r>
    </w:p>
    <w:p w14:paraId="3AC7D5B5" w14:textId="517E17C7" w:rsidR="00D23846" w:rsidRPr="00DF4393" w:rsidRDefault="00D23846" w:rsidP="00D23846">
      <w:pPr>
        <w:rPr>
          <w:lang w:val="en-US"/>
        </w:rPr>
      </w:pPr>
      <w:commentRangeStart w:id="8"/>
      <w:r>
        <w:rPr>
          <w:b/>
          <w:bCs/>
          <w:u w:val="single"/>
          <w:lang w:val="en-US"/>
        </w:rPr>
        <w:t>Debrief</w:t>
      </w:r>
      <w:r w:rsidRPr="008B68AB">
        <w:rPr>
          <w:b/>
          <w:bCs/>
          <w:u w:val="single"/>
          <w:lang w:val="en-US"/>
        </w:rPr>
        <w:t>:</w:t>
      </w:r>
      <w:r w:rsidR="00DF4393">
        <w:rPr>
          <w:lang w:val="en-US"/>
        </w:rPr>
        <w:t xml:space="preserve"> </w:t>
      </w:r>
      <w:r w:rsidR="00DF4393" w:rsidRPr="00DF4393">
        <w:rPr>
          <w:lang w:val="en-US"/>
        </w:rPr>
        <w:t>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w:t>
      </w:r>
      <w:del w:id="9" w:author="Svetlana Pinet" w:date="2023-06-22T12:04:00Z">
        <w:r w:rsidR="00DF4393" w:rsidRPr="00DF4393" w:rsidDel="00733AB5">
          <w:rPr>
            <w:lang w:val="en-US"/>
          </w:rPr>
          <w:delText>s</w:delText>
        </w:r>
      </w:del>
      <w:r w:rsidR="00DF4393" w:rsidRPr="00DF4393">
        <w:rPr>
          <w:lang w:val="en-US"/>
        </w:rPr>
        <w:t xml:space="preserve"> and its </w:t>
      </w:r>
      <w:del w:id="10" w:author="Svetlana Pinet" w:date="2023-06-22T12:04:00Z">
        <w:r w:rsidR="00DF4393" w:rsidRPr="00DF4393" w:rsidDel="00733AB5">
          <w:rPr>
            <w:lang w:val="en-US"/>
          </w:rPr>
          <w:delText xml:space="preserve"> </w:delText>
        </w:r>
      </w:del>
      <w:r w:rsidR="00DF4393" w:rsidRPr="00DF4393">
        <w:rPr>
          <w:lang w:val="en-US"/>
        </w:rPr>
        <w:t xml:space="preserve">letters, but </w:t>
      </w:r>
      <w:del w:id="11" w:author="Svetlana Pinet" w:date="2023-06-22T12:04:00Z">
        <w:r w:rsidR="00DF4393" w:rsidRPr="00DF4393" w:rsidDel="00733AB5">
          <w:rPr>
            <w:lang w:val="en-US"/>
          </w:rPr>
          <w:delText xml:space="preserve">at </w:delText>
        </w:r>
      </w:del>
      <w:ins w:id="12" w:author="Svetlana Pinet" w:date="2023-06-22T12:04:00Z">
        <w:r w:rsidR="00733AB5">
          <w:rPr>
            <w:lang w:val="en-US"/>
          </w:rPr>
          <w:t>to a</w:t>
        </w:r>
        <w:r w:rsidR="00733AB5" w:rsidRPr="00DF4393">
          <w:rPr>
            <w:lang w:val="en-US"/>
          </w:rPr>
          <w:t xml:space="preserve"> </w:t>
        </w:r>
      </w:ins>
      <w:r w:rsidR="00DF4393" w:rsidRPr="00DF4393">
        <w:rPr>
          <w:lang w:val="en-US"/>
        </w:rPr>
        <w:t>different extent. With this experiment we want to examine if activating the orthography of a word is as important and takes places as strongly as activating the sounds of a word when we type.</w:t>
      </w:r>
      <w:commentRangeEnd w:id="8"/>
      <w:r w:rsidR="001C2004">
        <w:rPr>
          <w:rStyle w:val="CommentReference"/>
        </w:rPr>
        <w:commentReference w:id="8"/>
      </w:r>
    </w:p>
    <w:p w14:paraId="10AE3373" w14:textId="6FD93F56" w:rsidR="00836E07" w:rsidRDefault="00D23846" w:rsidP="00D23846">
      <w:pPr>
        <w:rPr>
          <w:lang w:val="en-US"/>
        </w:rPr>
      </w:pPr>
      <w:r>
        <w:rPr>
          <w:b/>
          <w:bCs/>
          <w:u w:val="single"/>
          <w:lang w:val="en-US"/>
        </w:rPr>
        <w:t>Goodbye:</w:t>
      </w:r>
      <w:r>
        <w:rPr>
          <w:lang w:val="en-US"/>
        </w:rPr>
        <w:t xml:space="preserve"> </w:t>
      </w:r>
      <w:r w:rsidR="00836E07">
        <w:rPr>
          <w:lang w:val="en-US"/>
        </w:rPr>
        <w:t>This is the end of the experiment!</w:t>
      </w:r>
    </w:p>
    <w:p w14:paraId="7FC25F1A" w14:textId="55E015B9" w:rsidR="00D23846" w:rsidRPr="00DF4393" w:rsidRDefault="00DF4393" w:rsidP="00D23846">
      <w:pPr>
        <w:rPr>
          <w:b/>
          <w:bCs/>
          <w:u w:val="single"/>
          <w:lang w:val="en-US"/>
        </w:rPr>
      </w:pPr>
      <w:r w:rsidRPr="00DF4393">
        <w:rPr>
          <w:lang w:val="en-US"/>
        </w:rPr>
        <w:t>Thank you for participating!</w:t>
      </w:r>
    </w:p>
    <w:p w14:paraId="1C1AD904" w14:textId="77777777" w:rsidR="00D23846" w:rsidRPr="00D23846" w:rsidRDefault="00D23846" w:rsidP="00D23846">
      <w:pPr>
        <w:rPr>
          <w:b/>
          <w:bCs/>
          <w:u w:val="single"/>
          <w:lang w:val="en-US"/>
        </w:rPr>
      </w:pPr>
    </w:p>
    <w:sectPr w:rsidR="00D23846" w:rsidRPr="00D23846" w:rsidSect="008B68AB">
      <w:pgSz w:w="12240" w:h="15840"/>
      <w:pgMar w:top="720" w:right="720" w:bottom="720" w:left="720" w:header="720" w:footer="720"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vetlana Pinet" w:date="2023-06-22T11:35:00Z" w:initials="SP">
    <w:p w14:paraId="79001106" w14:textId="4B004908" w:rsidR="00E53048" w:rsidRPr="00E53048" w:rsidRDefault="00E53048">
      <w:pPr>
        <w:pStyle w:val="CommentText"/>
        <w:rPr>
          <w:lang w:val="en-US"/>
        </w:rPr>
      </w:pPr>
      <w:r>
        <w:rPr>
          <w:rStyle w:val="CommentReference"/>
        </w:rPr>
        <w:annotationRef/>
      </w:r>
      <w:r w:rsidRPr="00E53048">
        <w:rPr>
          <w:lang w:val="en-US"/>
        </w:rPr>
        <w:t>They will not be touch typists so it’s unlikely that they can do that</w:t>
      </w:r>
    </w:p>
  </w:comment>
  <w:comment w:id="5" w:author="Svetlana Pinet" w:date="2023-06-22T11:53:00Z" w:initials="SP">
    <w:p w14:paraId="17F05929" w14:textId="0ACD43D1" w:rsidR="00521D95" w:rsidRPr="00521D95" w:rsidRDefault="00521D95">
      <w:pPr>
        <w:pStyle w:val="CommentText"/>
        <w:rPr>
          <w:lang w:val="en-US"/>
        </w:rPr>
      </w:pPr>
      <w:r>
        <w:rPr>
          <w:rStyle w:val="CommentReference"/>
        </w:rPr>
        <w:annotationRef/>
      </w:r>
      <w:r w:rsidRPr="00521D95">
        <w:rPr>
          <w:lang w:val="en-US"/>
        </w:rPr>
        <w:t xml:space="preserve">10 ? you can check in the data </w:t>
      </w:r>
      <w:r>
        <w:rPr>
          <w:lang w:val="en-US"/>
        </w:rPr>
        <w:t>we collected yesterday, you should have the time if the first/last trials</w:t>
      </w:r>
    </w:p>
  </w:comment>
  <w:comment w:id="8" w:author="Svetlana Pinet" w:date="2023-06-22T11:28:00Z" w:initials="SP">
    <w:p w14:paraId="2CF157A8" w14:textId="77777777" w:rsidR="001C2004" w:rsidRDefault="001C2004">
      <w:pPr>
        <w:pStyle w:val="CommentText"/>
        <w:rPr>
          <w:lang w:val="en-US"/>
        </w:rPr>
      </w:pPr>
      <w:r>
        <w:rPr>
          <w:rStyle w:val="CommentReference"/>
        </w:rPr>
        <w:annotationRef/>
      </w:r>
      <w:r w:rsidRPr="001C2004">
        <w:rPr>
          <w:lang w:val="en-US"/>
        </w:rPr>
        <w:t xml:space="preserve">This is good but it should be on the </w:t>
      </w:r>
      <w:r>
        <w:rPr>
          <w:lang w:val="en-US"/>
        </w:rPr>
        <w:t>debrief form, or you can tell them in person</w:t>
      </w:r>
    </w:p>
    <w:p w14:paraId="3917AD14" w14:textId="2D1D3A05" w:rsidR="001C2004" w:rsidRPr="001C2004" w:rsidRDefault="001C2004">
      <w:pPr>
        <w:pStyle w:val="CommentText"/>
        <w:rPr>
          <w:lang w:val="en-US"/>
        </w:rPr>
      </w:pPr>
      <w:r>
        <w:rPr>
          <w:lang w:val="en-US"/>
        </w:rPr>
        <w:t>It’s not that nice to read a big chunk of text in the screen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001106" w15:done="0"/>
  <w15:commentEx w15:paraId="17F05929" w15:done="0"/>
  <w15:commentEx w15:paraId="3917AD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EB083" w16cex:dateUtc="2023-06-22T09:35:00Z"/>
  <w16cex:commentExtensible w16cex:durableId="283EB4B3" w16cex:dateUtc="2023-06-22T09:53:00Z"/>
  <w16cex:commentExtensible w16cex:durableId="283EAEE9" w16cex:dateUtc="2023-06-22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001106" w16cid:durableId="283EB083"/>
  <w16cid:commentId w16cid:paraId="17F05929" w16cid:durableId="283EB4B3"/>
  <w16cid:commentId w16cid:paraId="3917AD14" w16cid:durableId="283EAE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trackRevisions/>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8CE"/>
    <w:rsid w:val="00096EFB"/>
    <w:rsid w:val="000F4979"/>
    <w:rsid w:val="001C2004"/>
    <w:rsid w:val="004B54EF"/>
    <w:rsid w:val="00521D95"/>
    <w:rsid w:val="005528CE"/>
    <w:rsid w:val="005C1800"/>
    <w:rsid w:val="00733AB5"/>
    <w:rsid w:val="007470E2"/>
    <w:rsid w:val="00822548"/>
    <w:rsid w:val="00836E07"/>
    <w:rsid w:val="008B68AB"/>
    <w:rsid w:val="009F4366"/>
    <w:rsid w:val="00AC695F"/>
    <w:rsid w:val="00AE036B"/>
    <w:rsid w:val="00B17732"/>
    <w:rsid w:val="00B642C7"/>
    <w:rsid w:val="00CF016F"/>
    <w:rsid w:val="00D23846"/>
    <w:rsid w:val="00D268BA"/>
    <w:rsid w:val="00DB1A4A"/>
    <w:rsid w:val="00DB4888"/>
    <w:rsid w:val="00DF4393"/>
    <w:rsid w:val="00E53048"/>
    <w:rsid w:val="00E71FF4"/>
    <w:rsid w:val="00F24EF1"/>
    <w:rsid w:val="00FD4F4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731B5A"/>
  <w14:defaultImageDpi w14:val="0"/>
  <w15:docId w15:val="{E736EB5C-5230-443E-A42F-01803AD9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C2004"/>
    <w:rPr>
      <w:kern w:val="2"/>
      <w:sz w:val="22"/>
      <w:szCs w:val="22"/>
    </w:rPr>
  </w:style>
  <w:style w:type="character" w:styleId="CommentReference">
    <w:name w:val="annotation reference"/>
    <w:uiPriority w:val="99"/>
    <w:semiHidden/>
    <w:unhideWhenUsed/>
    <w:rsid w:val="001C2004"/>
    <w:rPr>
      <w:sz w:val="16"/>
      <w:szCs w:val="16"/>
    </w:rPr>
  </w:style>
  <w:style w:type="paragraph" w:styleId="CommentText">
    <w:name w:val="annotation text"/>
    <w:basedOn w:val="Normal"/>
    <w:link w:val="CommentTextChar"/>
    <w:uiPriority w:val="99"/>
    <w:semiHidden/>
    <w:unhideWhenUsed/>
    <w:rsid w:val="001C2004"/>
    <w:rPr>
      <w:sz w:val="20"/>
      <w:szCs w:val="20"/>
    </w:rPr>
  </w:style>
  <w:style w:type="character" w:customStyle="1" w:styleId="CommentTextChar">
    <w:name w:val="Comment Text Char"/>
    <w:link w:val="CommentText"/>
    <w:uiPriority w:val="99"/>
    <w:semiHidden/>
    <w:rsid w:val="001C2004"/>
    <w:rPr>
      <w:kern w:val="2"/>
    </w:rPr>
  </w:style>
  <w:style w:type="paragraph" w:styleId="CommentSubject">
    <w:name w:val="annotation subject"/>
    <w:basedOn w:val="CommentText"/>
    <w:next w:val="CommentText"/>
    <w:link w:val="CommentSubjectChar"/>
    <w:uiPriority w:val="99"/>
    <w:semiHidden/>
    <w:unhideWhenUsed/>
    <w:rsid w:val="001C2004"/>
    <w:rPr>
      <w:b/>
      <w:bCs/>
    </w:rPr>
  </w:style>
  <w:style w:type="character" w:customStyle="1" w:styleId="CommentSubjectChar">
    <w:name w:val="Comment Subject Char"/>
    <w:link w:val="CommentSubject"/>
    <w:uiPriority w:val="99"/>
    <w:semiHidden/>
    <w:rsid w:val="001C2004"/>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2EF3D-9E50-A049-A3B7-6CFCE6789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578</Words>
  <Characters>3123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22</cp:revision>
  <dcterms:created xsi:type="dcterms:W3CDTF">2023-06-22T09:21:00Z</dcterms:created>
  <dcterms:modified xsi:type="dcterms:W3CDTF">2023-06-22T11:52:00Z</dcterms:modified>
</cp:coreProperties>
</file>